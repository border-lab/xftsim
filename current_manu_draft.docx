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73EFB" w14:textId="77777777" w:rsidR="000A7E31" w:rsidRDefault="00000000">
      <w:pPr>
        <w:pStyle w:val="Title"/>
      </w:pPr>
      <w:r>
        <w:t>Simple models of non-random mating and environmental transmission bias standard human genetics statistical methods</w:t>
      </w:r>
    </w:p>
    <w:p w14:paraId="47980F4E" w14:textId="77777777" w:rsidR="000A7E31" w:rsidRDefault="00000000">
      <w:pPr>
        <w:spacing w:after="240"/>
      </w:pPr>
      <w:r>
        <w:t>Richard Border</w:t>
      </w:r>
      <w:r>
        <w:rPr>
          <w:vertAlign w:val="superscript"/>
        </w:rPr>
        <w:t>1,2,3*</w:t>
      </w:r>
      <w:r>
        <w:t>, Jeremy Wang</w:t>
      </w:r>
      <w:r>
        <w:rPr>
          <w:vertAlign w:val="superscript"/>
        </w:rPr>
        <w:t>2,4</w:t>
      </w:r>
      <w:r>
        <w:t>, Christa Caggiano</w:t>
      </w:r>
      <w:r>
        <w:rPr>
          <w:vertAlign w:val="superscript"/>
        </w:rPr>
        <w:t>5</w:t>
      </w:r>
      <w:r>
        <w:t>, Sriram Sankararaman</w:t>
      </w:r>
      <w:r>
        <w:rPr>
          <w:vertAlign w:val="superscript"/>
        </w:rPr>
        <w:t>3,4,6,7</w:t>
      </w:r>
      <w:r>
        <w:t xml:space="preserve">, </w:t>
      </w:r>
      <w:r>
        <w:rPr>
          <w:lang w:val="en-US"/>
        </w:rPr>
        <w:t>Chun Chieh Fan</w:t>
      </w:r>
      <w:r>
        <w:rPr>
          <w:vertAlign w:val="superscript"/>
          <w:lang w:val="en-US"/>
        </w:rPr>
        <w:t>8,9</w:t>
      </w:r>
      <w:r>
        <w:rPr>
          <w:lang w:val="en-US"/>
        </w:rPr>
        <w:t xml:space="preserve">, </w:t>
      </w:r>
      <w:r>
        <w:t>Wei-Yi Kao</w:t>
      </w:r>
      <w:r>
        <w:rPr>
          <w:vertAlign w:val="superscript"/>
          <w:lang w:val="en-US"/>
        </w:rPr>
        <w:t>10</w:t>
      </w:r>
      <w:r>
        <w:t>, Mei-Chen Lin</w:t>
      </w:r>
      <w:r>
        <w:rPr>
          <w:vertAlign w:val="superscript"/>
          <w:lang w:val="en-US"/>
        </w:rPr>
        <w:t>10</w:t>
      </w:r>
      <w:r>
        <w:t>, Shi-Heng Wang</w:t>
      </w:r>
      <w:r>
        <w:rPr>
          <w:vertAlign w:val="superscript"/>
          <w:lang w:val="en-US"/>
        </w:rPr>
        <w:t>10,11</w:t>
      </w:r>
      <w:r>
        <w:t>,</w:t>
      </w:r>
      <w:r>
        <w:rPr>
          <w:lang w:val="en-US"/>
        </w:rPr>
        <w:t xml:space="preserve"> </w:t>
      </w:r>
      <w:r>
        <w:t>Andrew J. Schork</w:t>
      </w:r>
      <w:r>
        <w:rPr>
          <w:vertAlign w:val="superscript"/>
          <w:lang w:val="en-US"/>
        </w:rPr>
        <w:t>12</w:t>
      </w:r>
      <w:r>
        <w:rPr>
          <w:vertAlign w:val="superscript"/>
        </w:rPr>
        <w:t>,</w:t>
      </w:r>
      <w:r>
        <w:rPr>
          <w:vertAlign w:val="superscript"/>
          <w:lang w:val="en-US"/>
        </w:rPr>
        <w:t>13</w:t>
      </w:r>
      <w:r>
        <w:rPr>
          <w:vertAlign w:val="superscript"/>
        </w:rPr>
        <w:t>,</w:t>
      </w:r>
      <w:r>
        <w:rPr>
          <w:vertAlign w:val="superscript"/>
          <w:lang w:val="en-US"/>
        </w:rPr>
        <w:t>14</w:t>
      </w:r>
      <w:r>
        <w:t>, Patrick Turley</w:t>
      </w:r>
      <w:r>
        <w:rPr>
          <w:vertAlign w:val="superscript"/>
        </w:rPr>
        <w:t>1</w:t>
      </w:r>
      <w:r>
        <w:rPr>
          <w:vertAlign w:val="superscript"/>
          <w:lang w:val="en-US"/>
        </w:rPr>
        <w:t>5</w:t>
      </w:r>
      <w:r>
        <w:rPr>
          <w:vertAlign w:val="superscript"/>
        </w:rPr>
        <w:t>,1</w:t>
      </w:r>
      <w:r>
        <w:rPr>
          <w:vertAlign w:val="superscript"/>
          <w:lang w:val="en-US"/>
        </w:rPr>
        <w:t>6</w:t>
      </w:r>
      <w:r>
        <w:t>, Alexander S. Young</w:t>
      </w:r>
      <w:r>
        <w:rPr>
          <w:vertAlign w:val="superscript"/>
        </w:rPr>
        <w:t>6,1</w:t>
      </w:r>
      <w:r>
        <w:rPr>
          <w:vertAlign w:val="superscript"/>
          <w:lang w:val="en-US"/>
        </w:rPr>
        <w:t>7</w:t>
      </w:r>
      <w:r>
        <w:t>, Daniel J. Benjamin</w:t>
      </w:r>
      <w:r>
        <w:rPr>
          <w:vertAlign w:val="superscript"/>
        </w:rPr>
        <w:t>6,1</w:t>
      </w:r>
      <w:r>
        <w:rPr>
          <w:vertAlign w:val="superscript"/>
          <w:lang w:val="en-US"/>
        </w:rPr>
        <w:t>7</w:t>
      </w:r>
      <w:r>
        <w:rPr>
          <w:vertAlign w:val="superscript"/>
        </w:rPr>
        <w:t>,1</w:t>
      </w:r>
      <w:r>
        <w:rPr>
          <w:vertAlign w:val="superscript"/>
          <w:lang w:val="en-US"/>
        </w:rPr>
        <w:t>8</w:t>
      </w:r>
      <w:r>
        <w:t>, Andy W. Dahl</w:t>
      </w:r>
      <w:r>
        <w:rPr>
          <w:vertAlign w:val="superscript"/>
        </w:rPr>
        <w:t>1</w:t>
      </w:r>
      <w:r>
        <w:rPr>
          <w:vertAlign w:val="superscript"/>
          <w:lang w:val="en-US"/>
        </w:rPr>
        <w:t>9</w:t>
      </w:r>
      <w:r>
        <w:t>, and Noah Zaitlen</w:t>
      </w:r>
      <w:r>
        <w:rPr>
          <w:vertAlign w:val="superscript"/>
        </w:rPr>
        <w:t>2,6,7</w:t>
      </w:r>
    </w:p>
    <w:p w14:paraId="2F90014C" w14:textId="77777777" w:rsidR="000A7E31" w:rsidRDefault="00000000">
      <w:pPr>
        <w:spacing w:line="240" w:lineRule="auto"/>
        <w:rPr>
          <w:i/>
          <w:iCs/>
          <w:sz w:val="20"/>
          <w:szCs w:val="20"/>
          <w:vertAlign w:val="superscript"/>
        </w:rPr>
      </w:pPr>
      <w:r>
        <w:rPr>
          <w:i/>
          <w:iCs/>
          <w:sz w:val="20"/>
          <w:szCs w:val="20"/>
          <w:vertAlign w:val="superscript"/>
        </w:rPr>
        <w:t>1</w:t>
      </w:r>
      <w:r>
        <w:rPr>
          <w:i/>
          <w:iCs/>
          <w:sz w:val="20"/>
          <w:szCs w:val="20"/>
        </w:rPr>
        <w:t xml:space="preserve">Department of Computational Biology, Carnegie Mellon University, Pittsburgh, 15213, United States; </w:t>
      </w:r>
      <w:r>
        <w:rPr>
          <w:i/>
          <w:iCs/>
          <w:sz w:val="20"/>
          <w:szCs w:val="20"/>
          <w:vertAlign w:val="superscript"/>
        </w:rPr>
        <w:t>2</w:t>
      </w:r>
      <w:r>
        <w:rPr>
          <w:i/>
          <w:iCs/>
          <w:sz w:val="20"/>
          <w:szCs w:val="20"/>
        </w:rPr>
        <w:t xml:space="preserve">Department of Neurology, David Geffen School of Medicine, University of California, Los Angeles; Los Angeles, 90095, United States; </w:t>
      </w:r>
      <w:r>
        <w:rPr>
          <w:i/>
          <w:iCs/>
          <w:sz w:val="20"/>
          <w:szCs w:val="20"/>
          <w:vertAlign w:val="superscript"/>
        </w:rPr>
        <w:t>3</w:t>
      </w:r>
      <w:r>
        <w:rPr>
          <w:i/>
          <w:iCs/>
          <w:sz w:val="20"/>
          <w:szCs w:val="20"/>
        </w:rPr>
        <w:t xml:space="preserve">Department of Computer Science, University of California, Los Angeles; Los Angeles, 90095, United States; </w:t>
      </w:r>
      <w:r>
        <w:rPr>
          <w:i/>
          <w:iCs/>
          <w:sz w:val="20"/>
          <w:szCs w:val="20"/>
          <w:vertAlign w:val="superscript"/>
        </w:rPr>
        <w:t>4</w:t>
      </w:r>
      <w:r>
        <w:rPr>
          <w:i/>
          <w:iCs/>
          <w:sz w:val="20"/>
          <w:szCs w:val="20"/>
        </w:rPr>
        <w:t xml:space="preserve">Bioinformatics Interdepartmental Program, University of California, Los Angeles; Los Angeles, 90095, United States; </w:t>
      </w:r>
      <w:r>
        <w:rPr>
          <w:i/>
          <w:iCs/>
          <w:sz w:val="20"/>
          <w:szCs w:val="20"/>
          <w:vertAlign w:val="superscript"/>
        </w:rPr>
        <w:t>5</w:t>
      </w:r>
      <w:r>
        <w:rPr>
          <w:i/>
          <w:iCs/>
          <w:sz w:val="20"/>
          <w:szCs w:val="20"/>
        </w:rPr>
        <w:t xml:space="preserve">Institute for Genomic Health, Icahn School of Medicine at Mount Sinai, New York, 10029, United States; </w:t>
      </w:r>
      <w:r>
        <w:rPr>
          <w:i/>
          <w:iCs/>
          <w:sz w:val="20"/>
          <w:szCs w:val="20"/>
          <w:vertAlign w:val="superscript"/>
        </w:rPr>
        <w:t>6</w:t>
      </w:r>
      <w:r>
        <w:rPr>
          <w:i/>
          <w:iCs/>
          <w:sz w:val="20"/>
          <w:szCs w:val="20"/>
        </w:rPr>
        <w:t xml:space="preserve">Department of Human Genetics, University of California, Los Angeles; Los Angeles, 90095, United States; </w:t>
      </w:r>
      <w:r>
        <w:rPr>
          <w:i/>
          <w:iCs/>
          <w:sz w:val="20"/>
          <w:szCs w:val="20"/>
          <w:vertAlign w:val="superscript"/>
        </w:rPr>
        <w:t>7</w:t>
      </w:r>
      <w:r>
        <w:rPr>
          <w:i/>
          <w:iCs/>
          <w:sz w:val="20"/>
          <w:szCs w:val="20"/>
        </w:rPr>
        <w:t xml:space="preserve">Department of Computational Medicine, David Geffen School of Medicine, University of California, Los Angeles; Los Angeles, 90095, United States; </w:t>
      </w:r>
      <w:r>
        <w:rPr>
          <w:vertAlign w:val="superscript"/>
          <w:lang w:val="en-US"/>
        </w:rPr>
        <w:t>8</w:t>
      </w:r>
      <w:r>
        <w:rPr>
          <w:i/>
          <w:iCs/>
          <w:sz w:val="20"/>
          <w:szCs w:val="20"/>
        </w:rPr>
        <w:t>Center for Population Neuroscience and Genetics, Laureate Institute for Brain Research, Tulsa,</w:t>
      </w:r>
      <w:r>
        <w:rPr>
          <w:i/>
          <w:iCs/>
          <w:sz w:val="20"/>
          <w:szCs w:val="20"/>
          <w:lang w:val="en-US"/>
        </w:rPr>
        <w:t xml:space="preserve"> </w:t>
      </w:r>
      <w:r>
        <w:rPr>
          <w:i/>
          <w:iCs/>
          <w:sz w:val="20"/>
          <w:szCs w:val="20"/>
        </w:rPr>
        <w:t xml:space="preserve">Oklahoma, United States; </w:t>
      </w:r>
      <w:r>
        <w:rPr>
          <w:i/>
          <w:iCs/>
          <w:sz w:val="20"/>
          <w:szCs w:val="20"/>
          <w:vertAlign w:val="superscript"/>
          <w:lang w:val="en-US"/>
        </w:rPr>
        <w:t>9</w:t>
      </w:r>
      <w:r>
        <w:rPr>
          <w:i/>
          <w:iCs/>
          <w:sz w:val="20"/>
          <w:szCs w:val="20"/>
          <w:lang w:val="en-US"/>
        </w:rPr>
        <w:t xml:space="preserve">Department of Radiology, University of California, La Jolla, California, United States; </w:t>
      </w:r>
      <w:r>
        <w:rPr>
          <w:i/>
          <w:iCs/>
          <w:sz w:val="20"/>
          <w:szCs w:val="20"/>
          <w:vertAlign w:val="superscript"/>
          <w:lang w:val="en-US"/>
        </w:rPr>
        <w:t>10</w:t>
      </w:r>
      <w:r>
        <w:rPr>
          <w:i/>
          <w:iCs/>
          <w:sz w:val="20"/>
          <w:szCs w:val="20"/>
          <w:lang w:val="en-US"/>
        </w:rPr>
        <w:t xml:space="preserve">National Center for Geriatrics and Welfare Research, National Health Research Institutes, Zhunan, Taiwan; </w:t>
      </w:r>
      <w:r>
        <w:rPr>
          <w:i/>
          <w:iCs/>
          <w:sz w:val="20"/>
          <w:szCs w:val="20"/>
          <w:vertAlign w:val="superscript"/>
          <w:lang w:val="en-US"/>
        </w:rPr>
        <w:t>11</w:t>
      </w:r>
      <w:r>
        <w:rPr>
          <w:i/>
          <w:iCs/>
          <w:sz w:val="20"/>
          <w:szCs w:val="20"/>
          <w:lang w:val="en-US"/>
        </w:rPr>
        <w:t xml:space="preserve">Department of Medical Research, China Medical University Hospital, China Medical University, Taichung, Taiwan; </w:t>
      </w:r>
      <w:r>
        <w:rPr>
          <w:i/>
          <w:iCs/>
          <w:sz w:val="20"/>
          <w:szCs w:val="20"/>
          <w:vertAlign w:val="superscript"/>
          <w:lang w:val="en-US"/>
        </w:rPr>
        <w:t>12</w:t>
      </w:r>
      <w:r>
        <w:rPr>
          <w:i/>
          <w:iCs/>
          <w:sz w:val="20"/>
          <w:szCs w:val="20"/>
        </w:rPr>
        <w:t xml:space="preserve">Institute of Biological Psychiatry, Mental Health Center Sct Hans, Copenhagen University Hospital–Mental Health Services CPH, 2100 Copenhagen, Denmark; </w:t>
      </w:r>
      <w:r>
        <w:rPr>
          <w:i/>
          <w:iCs/>
          <w:sz w:val="20"/>
          <w:szCs w:val="20"/>
          <w:vertAlign w:val="superscript"/>
          <w:lang w:val="en-US"/>
        </w:rPr>
        <w:t>13</w:t>
      </w:r>
      <w:r>
        <w:rPr>
          <w:i/>
          <w:iCs/>
          <w:sz w:val="20"/>
          <w:szCs w:val="20"/>
        </w:rPr>
        <w:t xml:space="preserve">Globe Institute, University of Copenhagen, 1350 Copenhagen, Denmark; </w:t>
      </w:r>
      <w:r>
        <w:rPr>
          <w:i/>
          <w:iCs/>
          <w:sz w:val="20"/>
          <w:szCs w:val="20"/>
          <w:vertAlign w:val="superscript"/>
          <w:lang w:val="en-US"/>
        </w:rPr>
        <w:t>14</w:t>
      </w:r>
      <w:r>
        <w:rPr>
          <w:i/>
          <w:iCs/>
          <w:sz w:val="20"/>
          <w:szCs w:val="20"/>
        </w:rPr>
        <w:t xml:space="preserve">Neurogenomics Division, The Translational Genomics Research Institute, Phoenix, 85004, United States; </w:t>
      </w:r>
      <w:r>
        <w:rPr>
          <w:i/>
          <w:iCs/>
          <w:sz w:val="20"/>
          <w:szCs w:val="20"/>
          <w:vertAlign w:val="superscript"/>
        </w:rPr>
        <w:t>1</w:t>
      </w:r>
      <w:r>
        <w:rPr>
          <w:i/>
          <w:iCs/>
          <w:sz w:val="20"/>
          <w:szCs w:val="20"/>
          <w:vertAlign w:val="superscript"/>
          <w:lang w:val="en-US"/>
        </w:rPr>
        <w:t>5</w:t>
      </w:r>
      <w:r>
        <w:rPr>
          <w:i/>
          <w:iCs/>
          <w:sz w:val="20"/>
          <w:szCs w:val="20"/>
        </w:rPr>
        <w:t xml:space="preserve">Department of Economics, University of Southern California; Los Angeles, 90089, United States; </w:t>
      </w:r>
      <w:r>
        <w:rPr>
          <w:i/>
          <w:iCs/>
          <w:sz w:val="20"/>
          <w:szCs w:val="20"/>
          <w:vertAlign w:val="superscript"/>
        </w:rPr>
        <w:t>1</w:t>
      </w:r>
      <w:r>
        <w:rPr>
          <w:i/>
          <w:iCs/>
          <w:sz w:val="20"/>
          <w:szCs w:val="20"/>
          <w:vertAlign w:val="superscript"/>
          <w:lang w:val="en-US"/>
        </w:rPr>
        <w:t>6</w:t>
      </w:r>
      <w:r>
        <w:rPr>
          <w:i/>
          <w:iCs/>
          <w:sz w:val="20"/>
          <w:szCs w:val="20"/>
        </w:rPr>
        <w:t xml:space="preserve">Center for Economic and Social Research, University of Southern California; Los Angeles, 90089, United States; </w:t>
      </w:r>
      <w:r>
        <w:rPr>
          <w:i/>
          <w:iCs/>
          <w:sz w:val="20"/>
          <w:szCs w:val="20"/>
          <w:vertAlign w:val="superscript"/>
        </w:rPr>
        <w:t>1</w:t>
      </w:r>
      <w:r>
        <w:rPr>
          <w:i/>
          <w:iCs/>
          <w:sz w:val="20"/>
          <w:szCs w:val="20"/>
          <w:vertAlign w:val="superscript"/>
          <w:lang w:val="en-US"/>
        </w:rPr>
        <w:t>7</w:t>
      </w:r>
      <w:r>
        <w:rPr>
          <w:i/>
          <w:iCs/>
          <w:sz w:val="20"/>
          <w:szCs w:val="20"/>
        </w:rPr>
        <w:t xml:space="preserve">Anderson School of Management, University of California Los Angeles; Los Angeles, 90095, United States; </w:t>
      </w:r>
      <w:r>
        <w:rPr>
          <w:i/>
          <w:iCs/>
          <w:sz w:val="20"/>
          <w:szCs w:val="20"/>
          <w:vertAlign w:val="superscript"/>
        </w:rPr>
        <w:t>1</w:t>
      </w:r>
      <w:r>
        <w:rPr>
          <w:i/>
          <w:iCs/>
          <w:sz w:val="20"/>
          <w:szCs w:val="20"/>
          <w:vertAlign w:val="superscript"/>
          <w:lang w:val="en-US"/>
        </w:rPr>
        <w:t>8</w:t>
      </w:r>
      <w:r>
        <w:rPr>
          <w:i/>
          <w:iCs/>
          <w:sz w:val="20"/>
          <w:szCs w:val="20"/>
        </w:rPr>
        <w:t xml:space="preserve">National Bureau of Economic Research; Cambridge, 02138, United States; </w:t>
      </w:r>
      <w:r>
        <w:rPr>
          <w:i/>
          <w:iCs/>
          <w:sz w:val="20"/>
          <w:szCs w:val="20"/>
          <w:vertAlign w:val="superscript"/>
        </w:rPr>
        <w:t>1</w:t>
      </w:r>
      <w:r>
        <w:rPr>
          <w:i/>
          <w:iCs/>
          <w:sz w:val="20"/>
          <w:szCs w:val="20"/>
          <w:vertAlign w:val="superscript"/>
          <w:lang w:val="en-US"/>
        </w:rPr>
        <w:t>9</w:t>
      </w:r>
      <w:r>
        <w:rPr>
          <w:i/>
          <w:iCs/>
          <w:sz w:val="20"/>
          <w:szCs w:val="20"/>
        </w:rPr>
        <w:t>Section of Genetic Medicine, Department of Medicine, University of Chicago; Chicago, 60637, United States</w:t>
      </w:r>
    </w:p>
    <w:p w14:paraId="428E91E8" w14:textId="77777777" w:rsidR="000A7E31" w:rsidRDefault="00000000">
      <w:pPr>
        <w:spacing w:after="120" w:line="240" w:lineRule="auto"/>
        <w:rPr>
          <w:rFonts w:ascii="Source Code Pro" w:hAnsi="Source Code Pro"/>
          <w:i/>
          <w:iCs/>
          <w:sz w:val="18"/>
          <w:szCs w:val="18"/>
        </w:rPr>
      </w:pPr>
      <w:r>
        <w:rPr>
          <w:i/>
          <w:iCs/>
          <w:sz w:val="20"/>
          <w:szCs w:val="20"/>
          <w:vertAlign w:val="superscript"/>
        </w:rPr>
        <w:t>*</w:t>
      </w:r>
      <w:r>
        <w:rPr>
          <w:i/>
          <w:iCs/>
          <w:sz w:val="20"/>
          <w:szCs w:val="20"/>
        </w:rPr>
        <w:t xml:space="preserve">Corresponding author. Email: </w:t>
      </w:r>
      <w:r>
        <w:rPr>
          <w:rFonts w:ascii="Source Code Pro" w:hAnsi="Source Code Pro"/>
          <w:sz w:val="18"/>
          <w:szCs w:val="18"/>
        </w:rPr>
        <w:t>rborder@cs.cmu.edu</w:t>
      </w:r>
    </w:p>
    <w:p w14:paraId="72804E31" w14:textId="77777777" w:rsidR="000A7E31" w:rsidRDefault="000A7E31">
      <w:pPr>
        <w:spacing w:after="120" w:line="240" w:lineRule="auto"/>
        <w:rPr>
          <w:sz w:val="16"/>
          <w:szCs w:val="16"/>
        </w:rPr>
      </w:pPr>
    </w:p>
    <w:p w14:paraId="3F4490A2" w14:textId="77777777" w:rsidR="000A7E31" w:rsidRDefault="00000000">
      <w:r>
        <w:rPr>
          <w:b/>
          <w:bCs/>
        </w:rPr>
        <w:t xml:space="preserve">Abstract: </w:t>
      </w:r>
      <w:r>
        <w:t>There is recognition among human complex-trait geneticists that not only are many common assumptions made for the sake of statistical tractability (e.g., random mating, independence of parent/offspring environments) unlikely to apply in many contexts, but that methods reliant on such assumptions can yield misleading results, even in large samples. Investigations of the consequences of violating these assumptions so far have focused on individual</w:t>
      </w:r>
      <w:r>
        <w:rPr>
          <w:color w:val="FF0000"/>
        </w:rPr>
        <w:t xml:space="preserve"> </w:t>
      </w:r>
      <w:r>
        <w:t>perturbations operating in isolation. Here, we analyze widely used estimators of genetic architectural parameters, including LD-score regression and both population-based and within-family GWAS, across a broad array of perturbations to classical assumptions, such as multivariate assortative mating and vertical transmission (parental effects on offspring phenotypes not mediated by genetic inheritance). We find that widely-used statistical approaches are unreliable across a broad range of perturbations, and that structural sources of confounding often operate synergistically to distort conclusions. For example, mild multivariate assortative mating and vertical transmission together can dramatically inflate heritability estimates and GWAS false positive rates. Further, GWAS will become progressively more polluted by off-target associations as sample sizes increase</w:t>
      </w:r>
      <w:r>
        <w:rPr>
          <w:lang w:val="en-US"/>
        </w:rPr>
        <w:t>. We show this is particularly salient in the era of multi-million participant GWAS, where increasing sample sizes beyond ~1M can lead to more spurious than on-target associations using existing methods</w:t>
      </w:r>
      <w:r>
        <w:t xml:space="preserve">. Given these challenges, we introduce </w:t>
      </w:r>
      <w:r>
        <w:rPr>
          <w:i/>
          <w:iCs/>
        </w:rPr>
        <w:t>xftsim</w:t>
      </w:r>
      <w:r>
        <w:t>, a forward time simulation library capable of modeling a wide range of genetic architectures, mating regimes, and transmission dynamics, to facilitate the systematic comparison of existing approaches and the development of robust methods. Together, our findings illustrate the importance of comprehensive sensitivity analysis and present a valuable tool for future research.</w:t>
      </w:r>
    </w:p>
    <w:p w14:paraId="446D60CE" w14:textId="77777777" w:rsidR="000A7E31" w:rsidRDefault="00000000">
      <w:pPr>
        <w:widowControl/>
        <w:spacing w:before="180"/>
        <w:ind w:left="720"/>
      </w:pPr>
      <w:r>
        <w:br w:type="page" w:clear="all"/>
      </w:r>
    </w:p>
    <w:p w14:paraId="3327A364" w14:textId="77777777" w:rsidR="000A7E31" w:rsidRDefault="00000000">
      <w:pPr>
        <w:spacing w:after="0"/>
        <w:rPr>
          <w:b/>
          <w:bCs/>
        </w:rPr>
      </w:pPr>
      <w:bookmarkStart w:id="0" w:name="_Toc164271480"/>
      <w:r>
        <w:rPr>
          <w:b/>
          <w:bCs/>
        </w:rPr>
        <w:lastRenderedPageBreak/>
        <w:t>Contents:</w:t>
      </w:r>
    </w:p>
    <w:bookmarkStart w:id="1" w:name="_46vfyaiqboqp"/>
    <w:bookmarkEnd w:id="1"/>
    <w:p w14:paraId="12B40407" w14:textId="77777777" w:rsidR="000A7E31" w:rsidRDefault="00000000">
      <w:pPr>
        <w:pStyle w:val="TOC1"/>
        <w:tabs>
          <w:tab w:val="right" w:leader="dot" w:pos="10070"/>
        </w:tabs>
        <w:rPr>
          <w:rFonts w:asciiTheme="minorHAnsi" w:eastAsiaTheme="minorEastAsia" w:hAnsiTheme="minorHAnsi" w:cstheme="minorBidi"/>
          <w:sz w:val="24"/>
          <w:szCs w:val="24"/>
          <w:lang w:val="en-US"/>
          <w14:ligatures w14:val="standardContextual"/>
        </w:rPr>
      </w:pPr>
      <w:r>
        <w:rPr>
          <w:b/>
        </w:rPr>
        <w:fldChar w:fldCharType="begin"/>
      </w:r>
      <w:r>
        <w:rPr>
          <w:b/>
        </w:rPr>
        <w:instrText xml:space="preserve"> TOC \o "1-1" \h \z \u </w:instrText>
      </w:r>
      <w:r>
        <w:rPr>
          <w:b/>
        </w:rPr>
        <w:fldChar w:fldCharType="separate"/>
      </w:r>
      <w:hyperlink w:anchor="_Toc199338774" w:tooltip="#_Toc199338774" w:history="1">
        <w:r>
          <w:rPr>
            <w:rStyle w:val="Hyperlink"/>
          </w:rPr>
          <w:t>Introduction</w:t>
        </w:r>
        <w:r>
          <w:tab/>
        </w:r>
        <w:r>
          <w:fldChar w:fldCharType="begin"/>
        </w:r>
        <w:r>
          <w:instrText xml:space="preserve"> PAGEREF _Toc199338774 \h </w:instrText>
        </w:r>
        <w:r>
          <w:fldChar w:fldCharType="separate"/>
        </w:r>
        <w:r>
          <w:t>2</w:t>
        </w:r>
        <w:r>
          <w:fldChar w:fldCharType="end"/>
        </w:r>
      </w:hyperlink>
    </w:p>
    <w:p w14:paraId="1F0B4C13" w14:textId="77777777" w:rsidR="000A7E31" w:rsidRDefault="00000000">
      <w:pPr>
        <w:pStyle w:val="TOC1"/>
        <w:tabs>
          <w:tab w:val="right" w:leader="dot" w:pos="10070"/>
        </w:tabs>
        <w:rPr>
          <w:rFonts w:asciiTheme="minorHAnsi" w:eastAsiaTheme="minorEastAsia" w:hAnsiTheme="minorHAnsi" w:cstheme="minorBidi"/>
          <w:sz w:val="24"/>
          <w:szCs w:val="24"/>
          <w:lang w:val="en-US"/>
          <w14:ligatures w14:val="standardContextual"/>
        </w:rPr>
      </w:pPr>
      <w:hyperlink w:anchor="_Toc199338775" w:tooltip="#_Toc199338775" w:history="1">
        <w:r>
          <w:rPr>
            <w:rStyle w:val="Hyperlink"/>
          </w:rPr>
          <w:t>Results</w:t>
        </w:r>
        <w:r>
          <w:tab/>
        </w:r>
        <w:r>
          <w:fldChar w:fldCharType="begin"/>
        </w:r>
        <w:r>
          <w:instrText xml:space="preserve"> PAGEREF _Toc199338775 \h </w:instrText>
        </w:r>
        <w:r>
          <w:fldChar w:fldCharType="separate"/>
        </w:r>
        <w:r>
          <w:t>3</w:t>
        </w:r>
        <w:r>
          <w:fldChar w:fldCharType="end"/>
        </w:r>
      </w:hyperlink>
    </w:p>
    <w:p w14:paraId="0F722BFA" w14:textId="77777777" w:rsidR="000A7E31" w:rsidRDefault="00000000">
      <w:pPr>
        <w:pStyle w:val="TOC1"/>
        <w:tabs>
          <w:tab w:val="right" w:leader="dot" w:pos="10070"/>
        </w:tabs>
        <w:rPr>
          <w:rFonts w:asciiTheme="minorHAnsi" w:eastAsiaTheme="minorEastAsia" w:hAnsiTheme="minorHAnsi" w:cstheme="minorBidi"/>
          <w:sz w:val="24"/>
          <w:szCs w:val="24"/>
          <w:lang w:val="en-US"/>
          <w14:ligatures w14:val="standardContextual"/>
        </w:rPr>
      </w:pPr>
      <w:hyperlink w:anchor="_Toc199338776" w:tooltip="#_Toc199338776" w:history="1">
        <w:r>
          <w:rPr>
            <w:rStyle w:val="Hyperlink"/>
          </w:rPr>
          <w:t>Discussion</w:t>
        </w:r>
        <w:r>
          <w:tab/>
        </w:r>
        <w:r>
          <w:fldChar w:fldCharType="begin"/>
        </w:r>
        <w:r>
          <w:instrText xml:space="preserve"> PAGEREF _Toc199338776 \h </w:instrText>
        </w:r>
        <w:r>
          <w:fldChar w:fldCharType="separate"/>
        </w:r>
        <w:r>
          <w:t>9</w:t>
        </w:r>
        <w:r>
          <w:fldChar w:fldCharType="end"/>
        </w:r>
      </w:hyperlink>
    </w:p>
    <w:p w14:paraId="2A0DDCB4" w14:textId="77777777" w:rsidR="000A7E31" w:rsidRDefault="00000000">
      <w:pPr>
        <w:pStyle w:val="TOC1"/>
        <w:tabs>
          <w:tab w:val="right" w:leader="dot" w:pos="10070"/>
        </w:tabs>
        <w:rPr>
          <w:rFonts w:asciiTheme="minorHAnsi" w:eastAsiaTheme="minorEastAsia" w:hAnsiTheme="minorHAnsi" w:cstheme="minorBidi"/>
          <w:sz w:val="24"/>
          <w:szCs w:val="24"/>
          <w:lang w:val="en-US"/>
          <w14:ligatures w14:val="standardContextual"/>
        </w:rPr>
      </w:pPr>
      <w:hyperlink w:anchor="_Toc199338777" w:tooltip="#_Toc199338777" w:history="1">
        <w:r>
          <w:rPr>
            <w:rStyle w:val="Hyperlink"/>
            <w:lang w:val="en-US"/>
          </w:rPr>
          <w:t>Code and data availability</w:t>
        </w:r>
        <w:r>
          <w:tab/>
        </w:r>
        <w:r>
          <w:fldChar w:fldCharType="begin"/>
        </w:r>
        <w:r>
          <w:instrText xml:space="preserve"> PAGEREF _Toc199338777 \h </w:instrText>
        </w:r>
        <w:r>
          <w:fldChar w:fldCharType="separate"/>
        </w:r>
        <w:r>
          <w:t>11</w:t>
        </w:r>
        <w:r>
          <w:fldChar w:fldCharType="end"/>
        </w:r>
      </w:hyperlink>
    </w:p>
    <w:p w14:paraId="70D8B8C8" w14:textId="77777777" w:rsidR="000A7E31" w:rsidRDefault="00000000">
      <w:pPr>
        <w:pStyle w:val="TOC1"/>
        <w:tabs>
          <w:tab w:val="right" w:leader="dot" w:pos="10070"/>
        </w:tabs>
        <w:rPr>
          <w:rFonts w:asciiTheme="minorHAnsi" w:eastAsiaTheme="minorEastAsia" w:hAnsiTheme="minorHAnsi" w:cstheme="minorBidi"/>
          <w:sz w:val="24"/>
          <w:szCs w:val="24"/>
          <w:lang w:val="en-US"/>
          <w14:ligatures w14:val="standardContextual"/>
        </w:rPr>
      </w:pPr>
      <w:hyperlink w:anchor="_Toc199338778" w:tooltip="#_Toc199338778" w:history="1">
        <w:r>
          <w:rPr>
            <w:rStyle w:val="Hyperlink"/>
          </w:rPr>
          <w:t>Acknowledgments</w:t>
        </w:r>
        <w:r>
          <w:tab/>
        </w:r>
        <w:r>
          <w:fldChar w:fldCharType="begin"/>
        </w:r>
        <w:r>
          <w:instrText xml:space="preserve"> PAGEREF _Toc199338778 \h </w:instrText>
        </w:r>
        <w:r>
          <w:fldChar w:fldCharType="separate"/>
        </w:r>
        <w:r>
          <w:t>11</w:t>
        </w:r>
        <w:r>
          <w:fldChar w:fldCharType="end"/>
        </w:r>
      </w:hyperlink>
    </w:p>
    <w:p w14:paraId="4535D73A" w14:textId="77777777" w:rsidR="000A7E31" w:rsidRDefault="00000000">
      <w:pPr>
        <w:pStyle w:val="TOC1"/>
        <w:tabs>
          <w:tab w:val="right" w:leader="dot" w:pos="10070"/>
        </w:tabs>
        <w:rPr>
          <w:rFonts w:asciiTheme="minorHAnsi" w:eastAsiaTheme="minorEastAsia" w:hAnsiTheme="minorHAnsi" w:cstheme="minorBidi"/>
          <w:sz w:val="24"/>
          <w:szCs w:val="24"/>
          <w:lang w:val="en-US"/>
          <w14:ligatures w14:val="standardContextual"/>
        </w:rPr>
      </w:pPr>
      <w:hyperlink w:anchor="_Toc199338779" w:tooltip="#_Toc199338779" w:history="1">
        <w:r>
          <w:rPr>
            <w:rStyle w:val="Hyperlink"/>
          </w:rPr>
          <w:t>Glossary</w:t>
        </w:r>
        <w:r>
          <w:tab/>
        </w:r>
        <w:r>
          <w:fldChar w:fldCharType="begin"/>
        </w:r>
        <w:r>
          <w:instrText xml:space="preserve"> PAGEREF _Toc199338779 \h </w:instrText>
        </w:r>
        <w:r>
          <w:fldChar w:fldCharType="separate"/>
        </w:r>
        <w:r>
          <w:t>11</w:t>
        </w:r>
        <w:r>
          <w:fldChar w:fldCharType="end"/>
        </w:r>
      </w:hyperlink>
    </w:p>
    <w:p w14:paraId="3D8EAE9A" w14:textId="77777777" w:rsidR="000A7E31" w:rsidRDefault="00000000">
      <w:pPr>
        <w:pStyle w:val="TOC1"/>
        <w:tabs>
          <w:tab w:val="right" w:leader="dot" w:pos="10070"/>
        </w:tabs>
        <w:rPr>
          <w:rFonts w:asciiTheme="minorHAnsi" w:eastAsiaTheme="minorEastAsia" w:hAnsiTheme="minorHAnsi" w:cstheme="minorBidi"/>
          <w:sz w:val="24"/>
          <w:szCs w:val="24"/>
          <w:lang w:val="en-US"/>
          <w14:ligatures w14:val="standardContextual"/>
        </w:rPr>
      </w:pPr>
      <w:hyperlink w:anchor="_Toc199338780" w:tooltip="#_Toc199338780" w:history="1">
        <w:r>
          <w:rPr>
            <w:rStyle w:val="Hyperlink"/>
          </w:rPr>
          <w:t>Online Methods</w:t>
        </w:r>
        <w:r>
          <w:tab/>
        </w:r>
        <w:r>
          <w:fldChar w:fldCharType="begin"/>
        </w:r>
        <w:r>
          <w:instrText xml:space="preserve"> PAGEREF _Toc199338780 \h </w:instrText>
        </w:r>
        <w:r>
          <w:fldChar w:fldCharType="separate"/>
        </w:r>
        <w:r>
          <w:t>12</w:t>
        </w:r>
        <w:r>
          <w:fldChar w:fldCharType="end"/>
        </w:r>
      </w:hyperlink>
    </w:p>
    <w:p w14:paraId="25CD1E51" w14:textId="77777777" w:rsidR="000A7E31" w:rsidRDefault="00000000">
      <w:pPr>
        <w:pStyle w:val="TOC1"/>
        <w:tabs>
          <w:tab w:val="right" w:leader="dot" w:pos="10070"/>
        </w:tabs>
        <w:rPr>
          <w:rFonts w:asciiTheme="minorHAnsi" w:eastAsiaTheme="minorEastAsia" w:hAnsiTheme="minorHAnsi" w:cstheme="minorBidi"/>
          <w:sz w:val="24"/>
          <w:szCs w:val="24"/>
          <w:lang w:val="en-US"/>
          <w14:ligatures w14:val="standardContextual"/>
        </w:rPr>
      </w:pPr>
      <w:hyperlink w:anchor="_Toc199338781" w:tooltip="#_Toc199338781" w:history="1">
        <w:r>
          <w:rPr>
            <w:rStyle w:val="Hyperlink"/>
          </w:rPr>
          <w:t>References</w:t>
        </w:r>
        <w:r>
          <w:tab/>
        </w:r>
        <w:r>
          <w:fldChar w:fldCharType="begin"/>
        </w:r>
        <w:r>
          <w:instrText xml:space="preserve"> PAGEREF _Toc199338781 \h </w:instrText>
        </w:r>
        <w:r>
          <w:fldChar w:fldCharType="separate"/>
        </w:r>
        <w:r>
          <w:t>22</w:t>
        </w:r>
        <w:r>
          <w:fldChar w:fldCharType="end"/>
        </w:r>
      </w:hyperlink>
    </w:p>
    <w:p w14:paraId="4910D122" w14:textId="77777777" w:rsidR="000A7E31" w:rsidRDefault="00000000">
      <w:pPr>
        <w:pStyle w:val="TOC1"/>
        <w:tabs>
          <w:tab w:val="right" w:leader="dot" w:pos="10070"/>
        </w:tabs>
        <w:rPr>
          <w:rFonts w:asciiTheme="minorHAnsi" w:eastAsiaTheme="minorEastAsia" w:hAnsiTheme="minorHAnsi" w:cstheme="minorBidi"/>
          <w:sz w:val="24"/>
          <w:szCs w:val="24"/>
          <w:lang w:val="en-US"/>
          <w14:ligatures w14:val="standardContextual"/>
        </w:rPr>
      </w:pPr>
      <w:hyperlink w:anchor="_Toc199338782" w:tooltip="#_Toc199338782" w:history="1">
        <w:r>
          <w:rPr>
            <w:rStyle w:val="Hyperlink"/>
            <w:lang w:val="en-US"/>
          </w:rPr>
          <w:t>Tables</w:t>
        </w:r>
        <w:r>
          <w:tab/>
        </w:r>
        <w:r>
          <w:fldChar w:fldCharType="begin"/>
        </w:r>
        <w:r>
          <w:instrText xml:space="preserve"> PAGEREF _Toc199338782 \h </w:instrText>
        </w:r>
        <w:r>
          <w:fldChar w:fldCharType="separate"/>
        </w:r>
        <w:r>
          <w:t>30</w:t>
        </w:r>
        <w:r>
          <w:fldChar w:fldCharType="end"/>
        </w:r>
      </w:hyperlink>
    </w:p>
    <w:p w14:paraId="2533D8AC" w14:textId="77777777" w:rsidR="000A7E31" w:rsidRDefault="00000000">
      <w:pPr>
        <w:pStyle w:val="TOC1"/>
        <w:tabs>
          <w:tab w:val="right" w:leader="dot" w:pos="10070"/>
        </w:tabs>
        <w:rPr>
          <w:rFonts w:asciiTheme="minorHAnsi" w:eastAsiaTheme="minorEastAsia" w:hAnsiTheme="minorHAnsi" w:cstheme="minorBidi"/>
          <w:sz w:val="24"/>
          <w:szCs w:val="24"/>
          <w:lang w:val="en-US"/>
          <w14:ligatures w14:val="standardContextual"/>
        </w:rPr>
      </w:pPr>
      <w:hyperlink w:anchor="_Toc199338783" w:tooltip="#_Toc199338783" w:history="1">
        <w:r>
          <w:rPr>
            <w:rStyle w:val="Hyperlink"/>
            <w:lang w:val="en-US"/>
          </w:rPr>
          <w:t>Figures</w:t>
        </w:r>
        <w:r>
          <w:tab/>
        </w:r>
        <w:r>
          <w:fldChar w:fldCharType="begin"/>
        </w:r>
        <w:r>
          <w:instrText xml:space="preserve"> PAGEREF _Toc199338783 \h </w:instrText>
        </w:r>
        <w:r>
          <w:fldChar w:fldCharType="separate"/>
        </w:r>
        <w:r>
          <w:t>31</w:t>
        </w:r>
        <w:r>
          <w:fldChar w:fldCharType="end"/>
        </w:r>
      </w:hyperlink>
    </w:p>
    <w:p w14:paraId="510C17B9" w14:textId="77777777" w:rsidR="000A7E31" w:rsidRDefault="00000000">
      <w:pPr>
        <w:pStyle w:val="TOC1"/>
        <w:tabs>
          <w:tab w:val="right" w:leader="dot" w:pos="10070"/>
        </w:tabs>
        <w:rPr>
          <w:rFonts w:asciiTheme="minorHAnsi" w:eastAsiaTheme="minorEastAsia" w:hAnsiTheme="minorHAnsi" w:cstheme="minorBidi"/>
          <w:sz w:val="24"/>
          <w:szCs w:val="24"/>
          <w:lang w:val="en-US"/>
          <w14:ligatures w14:val="standardContextual"/>
        </w:rPr>
      </w:pPr>
      <w:hyperlink w:anchor="_Toc199338784" w:tooltip="#_Toc199338784" w:history="1">
        <w:r>
          <w:rPr>
            <w:rStyle w:val="Hyperlink"/>
          </w:rPr>
          <w:t>Supplementary Figures</w:t>
        </w:r>
        <w:r>
          <w:tab/>
        </w:r>
        <w:r>
          <w:fldChar w:fldCharType="begin"/>
        </w:r>
        <w:r>
          <w:instrText xml:space="preserve"> PAGEREF _Toc199338784 \h </w:instrText>
        </w:r>
        <w:r>
          <w:fldChar w:fldCharType="separate"/>
        </w:r>
        <w:r>
          <w:t>35</w:t>
        </w:r>
        <w:r>
          <w:fldChar w:fldCharType="end"/>
        </w:r>
      </w:hyperlink>
    </w:p>
    <w:p w14:paraId="57F6FADC" w14:textId="77777777" w:rsidR="000A7E31" w:rsidRDefault="00000000">
      <w:pPr>
        <w:pStyle w:val="TOC1"/>
        <w:tabs>
          <w:tab w:val="right" w:leader="dot" w:pos="10070"/>
        </w:tabs>
        <w:rPr>
          <w:rFonts w:asciiTheme="minorHAnsi" w:eastAsiaTheme="minorEastAsia" w:hAnsiTheme="minorHAnsi" w:cstheme="minorBidi"/>
          <w:sz w:val="24"/>
          <w:szCs w:val="24"/>
          <w:lang w:val="en-US"/>
          <w14:ligatures w14:val="standardContextual"/>
        </w:rPr>
      </w:pPr>
      <w:hyperlink w:anchor="_Toc199338785" w:tooltip="#_Toc199338785" w:history="1">
        <w:r>
          <w:rPr>
            <w:rStyle w:val="Hyperlink"/>
          </w:rPr>
          <w:t>Supplementary Tables</w:t>
        </w:r>
        <w:r>
          <w:tab/>
        </w:r>
        <w:r>
          <w:fldChar w:fldCharType="begin"/>
        </w:r>
        <w:r>
          <w:instrText xml:space="preserve"> PAGEREF _Toc199338785 \h </w:instrText>
        </w:r>
        <w:r>
          <w:fldChar w:fldCharType="separate"/>
        </w:r>
        <w:r>
          <w:t>56</w:t>
        </w:r>
        <w:r>
          <w:fldChar w:fldCharType="end"/>
        </w:r>
      </w:hyperlink>
    </w:p>
    <w:p w14:paraId="39029DEB" w14:textId="77777777" w:rsidR="000A7E31" w:rsidRDefault="00000000">
      <w:pPr>
        <w:pStyle w:val="Heading1"/>
      </w:pPr>
      <w:r>
        <w:fldChar w:fldCharType="end"/>
      </w:r>
      <w:bookmarkStart w:id="2" w:name="_Toc199338774"/>
      <w:bookmarkEnd w:id="0"/>
      <w:r>
        <w:t>Introduction</w:t>
      </w:r>
      <w:bookmarkEnd w:id="2"/>
    </w:p>
    <w:p w14:paraId="34710B9A" w14:textId="77777777" w:rsidR="000A7E31" w:rsidRDefault="00000000">
      <w:r>
        <w:t>Analysis of genome-wide data in large samples of unrelated individuals has become increasingly prevalent across the biomedical and social sciences, offering potentially valuable insights into the genetic bases of complex traits. The widespread adoption of these analyses has been propelled by the development of scalable statistical methods typically reliant on assumptions that make the challenging problem of relating individual differences in genetic markers with complex diseases and behaviors mathematically tractable. Examples of such assumptions have included purely additive genetic architectures</w:t>
      </w:r>
      <w:r>
        <w:rPr>
          <w:lang w:val="en-US"/>
        </w:rPr>
        <w:t xml:space="preserve"> </w:t>
      </w:r>
      <w:r>
        <w:t xml:space="preserve">(without dominance or epistasis), random </w:t>
      </w:r>
      <w:r>
        <w:rPr>
          <w:lang w:val="en-US"/>
        </w:rPr>
        <w:t>mate selection</w:t>
      </w:r>
      <w:r>
        <w:t>, absence of parental genetic influences on offspring beyond direct inheritance, representative population sampling,</w:t>
      </w:r>
      <w:r>
        <w:rPr>
          <w:lang w:val="en-US"/>
        </w:rPr>
        <w:t xml:space="preserve"> and</w:t>
      </w:r>
      <w:r>
        <w:t xml:space="preserve"> Mendelian randomization’s exclusion restriction </w:t>
      </w:r>
      <w:r>
        <w:rPr>
          <w:lang w:val="en-US"/>
        </w:rPr>
        <w:t>criterion—th</w:t>
      </w:r>
      <w:r>
        <w:t xml:space="preserve">e assumption that genetic variants affect outcomes only through the exposure of interest. Understanding that the progress made possible by such simplifications must be balanced by sensitivity analysis and evaluation of alternative models, recent work has interrogated the consequences of perturbing such assumptions, including non-random mating </w:t>
      </w:r>
      <w:r>
        <w:fldChar w:fldCharType="begin"/>
      </w:r>
      <w:r>
        <w:instrText xml:space="preserve"> ADDIN ZOTERO_ITEM CSL_CITATION {"citationID":"mQLixWnF","properties":{"formattedCitation":"({\\i{}1}\\uc0\\u8211{}{\\i{}5})","plainCitation":"(1–5)","noteIndex":0},"citationItems":[{"id":"vvbWxtk6/M4KLfRVm","uris":["http://zotero.org/users/2951540/items/57JWWQIF"],"itemData":{"id":3169,"type":"article-journal","abstract":"The observation of genetic correlations between disparate human traits has been interpreted as evidence of widespread pleiotropy. Here, we introduce cross-trait assortative mating (xAM) as an alternative explanation. We observe that xAM affects many phenotypes and that phenotypic cross-mate correlation estimates are strongly associated with genetic correlation estimates (R2 = 74%). We demonstrate that existing xAM plausibly accounts for substantial fractions of genetic correlation estimates and that previously reported genetic correlation estimates between some pairs of psychiatric disorders are congruent with xAM alone. Finally, we provide evidence for a history of xAM at the genetic level using cross-trait even/odd chromosome polygenic score correlations. Together, our results demonstrate that previous reports have likely overestimated the true genetic similarity between many phenotypes.","container-title":"Science","DOI":"10/gsprmk","issue":"6621","note":"29 citations (Crossref) [2023-09-08]\npublisher: American Association for the Advancement of Science\nPMCID: PMC9901291","page":"754-761","source":"science.org (Atypon)","title":"Cross-trait assortative mating is widespread and inflates genetic correlation estimates","volume":"378","author":[{"family":"Border","given":"Richard"},{"family":"Athanasiadis","given":"Georgios"},{"family":"Buil","given":"Alfonso"},{"family":"Schork","given":"Andrew J."},{"family":"Cai","given":"Na"},{"family":"Young","given":"Alexander I."},{"family":"Werge","given":"Thomas"},{"family":"Flint","given":"Jonathan"},{"family":"Kendler","given":"Kenneth S."},{"family":"Sankararaman","given":"Sriram"},{"family":"Dahl","given":"Andy W."},{"family":"Zaitlen","given":"Noah A."}],"issued":{"date-parts":[["2022",11,18]]}}},{"id":584,"uris":["http://zotero.org/users/2951540/items/D5YE4YKW"],"itemData":{"id":584,"type":"article-journal","abstract":"Many traits are subject to assortative mating, with recent molecular genetic findings confirming longstanding theoretical predictions that assortative mating induces long range dependence across causal variants. However, all marker-based heritability estimators implicitly assume mating is random. We provide mathematical and simulation-based evidence demonstrating that both method-of-moments and likelihood-based estimators are biased in the presence of assortative mating and derive corrected heritability estimators for traits subject to assortment. Finally, we demonstrate that the empirical patterns of estimates across methods and sample sizes for real traits subject to assortative mating are congruent with expected assortative mating-induced biases. For example, marker-based heritability estimates for height are 14% – 23% higher than corrected estimates using UK Biobank data.","container-title":"Nature Communications","DOI":"10/gsprmd","ISSN":"2041-1723","issue":"1","journalAbbreviation":"Nat. Commun.","language":"en","license":"2022 The Author(s)","note":"21 citations (Crossref) [2023-09-08]\npublisher: Nature Publishing Group\nPMCID: PMC8814020\nRead_Status: Read\nRead_Status_Date: 2024-08-09T19:35:58.994Z","page":"660","source":"www.nature.com","title":"Assortative mating biases marker-based heritability estimators","volume":"13","author":[{"family":"Border","given":"Richard"},{"family":"O’Rourke","given":"Sean"},{"family":"Candia","given":"Teresa","non-dropping-particle":"de"},{"family":"Goddard","given":"Michael E."},{"family":"Visscher","given":"Peter M."},{"family":"Yengo","given":"Loic"},{"family":"Jones","given":"Matt"},{"family":"Keller","given":"Matthew C."}],"issued":{"date-parts":[["2022",2,3]]}}},{"id":475,"uris":["http://zotero.org/users/2951540/items/MBXYAMVV"],"itemData":{"id":475,"type":"article","abstract":"The effects of assortative mating (AM) on estimates from genetic studies has been receiving increasing attention in recent years. We extend existing AM theory to more general models of sorting and conclude that correct theory-based AM adjustments require knowledge of complicated, unknown historical sorting patterns. We propose a simple, general-purpose approach using polygenic indexes (PGIs). Our approach can estimate the fraction of genetic variance and genetic correlation that is driven by AM. Our approach is less effective when applied to Mendelian randomization (MR) studies for two reasons: AM can induce a form of selection bias in MR studies that remains after our adjustment; and, in the MR context, the adjustment is particularly sensitive to PGI estimation error. Using data from the UK Biobank, we find that AM inflates genetic correlation estimates between health traits and education by 14% on average. Our results suggest caution in interpreting genetic correlations or MR estimates for traits subject to AM.","DOI":"10.1101/2023.09.01.555983","language":"en","license":"© 2023, Posted by Cold Spring Harbor Laboratory. This pre-print is available under a Creative Commons License (Attribution 4.0 International), CC BY 4.0, as described at http://creativecommons.org/licenses/by/4.0/","note":"0 citations (Crossref) [2023-10-11]\npage: 2023.09.01.555983\nsection: New Results","publisher":"bioRxiv","source":"bioRxiv","title":"A general approach to adjusting genetic studies for assortative mating","URL":"https://www.biorxiv.org/content/10.1101/2023.09.01.555983v1","author":[{"family":"Bilghese","given":"Marta"},{"family":"Manansala","given":"Regina"},{"family":"Jaishankar","given":"Dhruva"},{"family":"Jala","given":"Jonathan"},{"family":"Benjamin","given":"Daniel J."},{"family":"Kimball","given":"Miles"},{"family":"Auer","given":"Paul L."},{"family":"Livermore","given":"Michael A."},{"family":"Turley","given":"Patrick"}],"accessed":{"date-parts":[["2023",10,11]]},"issued":{"date-parts":[["2023",9,5]]}}},{"id":908,"uris":["http://zotero.org/users/2951540/items/MD5NT5SK"],"itemData":{"id":908,"type":"article-journal","abstract":"Abstract\n            Estimates from Mendelian randomization studies of unrelated individuals can be biased due to uncontrolled confounding from familial effects. Here we describe methods for within-family Mendelian randomization analyses and use simulation studies to show that family-based analyses can reduce such biases. We illustrate empirically how familial effects can affect estimates using data from 61,008 siblings from the Nord-Trøndelag Health Study and UK Biobank and replicated our findings using 222,368 siblings from 23andMe. Both Mendelian randomization estimates using unrelated individuals and within family methods reproduced established effects of lower BMI reducing risk of diabetes and high blood pressure. However, while Mendelian randomization estimates from samples of unrelated individuals suggested that taller height and lower BMI increase educational attainment, these effects were strongly attenuated in within-family Mendelian randomization analyses. Our findings indicate the necessity of controlling for population structure and familial effects in Mendelian randomization studies.","container-title":"Nature Communications","DOI":"10/ghk98d","ISSN":"2041-1723","issue":"1","journalAbbreviation":"Nat. Commun.","language":"en","note":"143 citations (Crossref) [2023-09-08]\ntex.ids= BrumpAvoiding2020c\nnumber: 1\npublisher: Nature Publishing Group","page":"1–13","source":"Google Scholar","title":"Avoiding dynastic, assortative mating, and population stratification biases in mendelian randomization through within-family analyses","volume":"11","author":[{"family":"Brumpton","given":"Ben"},{"family":"Sanderson","given":"Eleanor"},{"family":"Heilbron","given":"Karl"},{"family":"Hartwig","given":"Fernando Pires"},{"family":"Harrison","given":"Sean"},{"family":"Vie","given":"Gunnhild Åberge"},{"family":"Cho","given":"Yoonsu"},{"family":"Howe","given":"Laura D."},{"family":"Hughes","given":"Amanda"},{"family":"Boomsma","given":"Dorret I."}],"issued":{"date-parts":[["2020"]]}}},{"id":995,"uris":["http://zotero.org/users/2951540/items/J5I6CJBW"],"itemData":{"id":995,"type":"article","abstract":"Both direct genetic effects (effects of alleles in an individual on that individual) and indirect genetic effects — effects of alleles in an individual (e.g. parents) on another individual (e.g. offspring) — can contribute to phenotypic variation and genotype-phenotype associations. Here, we consider a phenotype affected by direct and parental indirect genetic effects under assortative mating at equilibrium. We generalize classical theory to derive a decomposition of the equilibrium phenotypic variance in terms of direct and indirect genetic effect components. We extend this theory to show that popular methods for estimating indirect genetic effects or ‘genetic nurture’ through analysis of parental and offspring polygenic predictors (called polygenic indices or scores — PGIs or PGSs) are substantially biased by assortative mating. We propose an improved method for estimating indirect genetic effects while accounting for assortative mating that can also correct heritability estimates for bias due to assortative mating. We validate our method in simulations and apply it to PGIs for height and educational attainment (EA), estimating that the equilibrium heritability of height is 0.699 (S.E. = 0.075) and finding no evidence for indirect genetic effects on height. We estimate a very high correlation between parents’ underlying genetic components for EA, 0.755 (S.E. = 0.035), which is inconsistent with twin based estimates of the heritability of EA, possibly due to confounding in the EA PGI and/or in twin studies. We implement our method in the software package snipar, enabling researchers to apply the method to data including observed and/or imputed parental genotypes. We provide a theoretical framework for understanding the results of PGI analyses and a practical methodology for estimating heritability and indirect genetic effects while accounting for assortative mating.","DOI":"10.1101/2023.07.10.548458","language":"en","license":"© 2023, Posted by Cold Spring Harbor Laboratory. This pre-print is available under a Creative Commons License (Attribution 4.0 International), CC BY 4.0, as described at http://creativecommons.org/licenses/by/4.0/","note":"page: 2023.07.10.548458\nsection: New Results","publisher":"bioRxiv","source":"bioRxiv","title":"Estimation of indirect genetic effects and heritability under assortative mating","URL":"https://www.biorxiv.org/content/10.1101/2023.07.10.548458v1","author":[{"family":"Young","given":"Alexander Strudwick"}],"accessed":{"date-parts":[["2024",4,22]]},"issued":{"date-parts":[["2023",7,11]]}}}],"schema":"https://github.com/citation-style-language/schema/raw/master/csl-citation.json"} </w:instrText>
      </w:r>
      <w:r>
        <w:fldChar w:fldCharType="separate"/>
      </w:r>
      <w:r>
        <w:t>(</w:t>
      </w:r>
      <w:r>
        <w:rPr>
          <w:i/>
          <w:iCs/>
        </w:rPr>
        <w:t>1</w:t>
      </w:r>
      <w:r>
        <w:t>–</w:t>
      </w:r>
      <w:r>
        <w:rPr>
          <w:i/>
          <w:iCs/>
        </w:rPr>
        <w:t>5</w:t>
      </w:r>
      <w:r>
        <w:t>)</w:t>
      </w:r>
      <w:r>
        <w:fldChar w:fldCharType="end"/>
      </w:r>
      <w:r>
        <w:t xml:space="preserve">, fine-scale population structure </w:t>
      </w:r>
      <w:r>
        <w:fldChar w:fldCharType="begin"/>
      </w:r>
      <w:r>
        <w:instrText xml:space="preserve"> ADDIN ZOTERO_ITEM CSL_CITATION {"citationID":"0JVeSN5G","properties":{"formattedCitation":"({\\i{}6}, {\\i{}7})","plainCitation":"(6, 7)","noteIndex":0},"citationItems":[{"id":478,"uris":["http://zotero.org/users/2951540/items/5PBJ8INN"],"itemData":{"id":478,"type":"article-journal","abstract":"Several recent papers have reported strong signals of selection on European polygenic height scores. These analyses used height effect estimates from the GIANT consortium and replication studies. Here, we describe a new analysis based on the the UK Biobank (UKB), a large, independent dataset. We find that the signals of selection using UKB effect estimates are strongly attenuated or absent. We also provide evidence that previous analyses were confounded by population stratification. Therefore, the conclusion of strong polygenic adaptation now lacks support. Moreover, these discrepancies highlight (1) that methods for correcting for population stratification in GWAS may not always be sufficient for polygenic trait analyses, and (2) that claims of differences in polygenic scores between populations should be treated with caution until these issues are better understood. Editorial note: This article has been through an editorial process in which the authors decide how to respond to the issues raised during peer review. The Reviewing Editor's assessment is that all the issues have been addressed (see decision letter).","container-title":"eLife","DOI":"10/gf4d79","ISSN":"2050-084X","journalAbbreviation":"eLife","language":"en","license":"http://creativecommons.org/licenses/by/4.0/","note":"publisher: eLife Sciences Publications, Ltd","page":"e39725","source":"eLife","title":"Reduced signal for polygenic adaptation of height in UK biobank","volume":"8","author":[{"family":"Berg","given":"Jeremy J"},{"family":"Harpak","given":"Arbel"},{"family":"Sinnott-Armstrong","given":"Nasa"},{"family":"Joergensen","given":"Anja Moltke"},{"family":"Mostafavi","given":"Hakhamanesh"},{"family":"Field","given":"Yair"},{"family":"Boyle","given":"Evan August"},{"family":"Zhang","given":"Xinjun"},{"family":"Racimo","given":"Fernando"},{"family":"Pritchard","given":"Jonathan K"},{"family":"Coop","given":"Graham"}],"editor":[{"family":"Nordborg","given":"Magnus"},{"family":"McCarthy","given":"Mark I"},{"family":"Nordborg","given":"Magnus"},{"family":"Barton","given":"Nicholas H"},{"family":"Hermisson","given":"Joachim"}],"issued":{"date-parts":[["2019",3,21]]}}},{"id":3032,"uris":["http://zotero.org/groups/5384820/items/NKWL6463"],"itemData":{"id":3032,"type":"article-journal","abstract":"&lt;p&gt;Genetic predictions of height differ among human populations and these differences have been interpreted as evidence of polygenic adaptation. These differences were first detected using SNPs genome-wide significantly associated with height, and shown to grow stronger when large numbers of sub-significant SNPs were included, leading to excitement about the prospect of analyzing large fractions of the genome to detect polygenic adaptation for multiple traits. Previous studies of height have been based on SNP effect size measurements in the GIANT Consortium meta-analysis. Here we repeat the analyses in the UK Biobank, a much more homogeneously designed study. We show that polygenic adaptation signals based on large numbers of SNPs below genome-wide significance are extremely sensitive to biases due to uncorrected population stratification. More generally, our results imply that typical constructions of polygenic scores are sensitive to population stratification and that population-level differences should be interpreted with caution.&lt;/p&gt;","container-title":"eLife","DOI":"10/gf4d2s","ISSN":"2050-084X","note":"246 citations (Crossref) [2024-02-03]\nCitation Key: Sohail2019","page":"1-17","title":"Polygenic adaptation on height is overestimated due to uncorrected stratification in genome-wide association studies","volume":"8","author":[{"family":"Sohail","given":"Mashaal"},{"family":"Maier","given":"Robert M"},{"family":"Ganna","given":"Andrea"},{"family":"Bloemendal","given":"Alex"},{"family":"Martin","given":"Alicia R"},{"family":"Turchin","given":"Michael C"},{"family":"Chiang","given":"Charleston WK"},{"family":"Hirschhorn","given":"Joel"},{"family":"Daly","given":"Mark J"},{"family":"Patterson","given":"Nick"},{"family":"Neale","given":"Benjamin"},{"family":"Mathieson","given":"Iain"},{"family":"Reich","given":"David"},{"family":"Sunyaev","given":"Shamil R"}],"issued":{"date-parts":[["2019"]]}}}],"schema":"https://github.com/citation-style-language/schema/raw/master/csl-citation.json"} </w:instrText>
      </w:r>
      <w:r>
        <w:fldChar w:fldCharType="separate"/>
      </w:r>
      <w:r>
        <w:t>(</w:t>
      </w:r>
      <w:r>
        <w:rPr>
          <w:i/>
          <w:iCs/>
        </w:rPr>
        <w:t>6</w:t>
      </w:r>
      <w:r>
        <w:t xml:space="preserve">, </w:t>
      </w:r>
      <w:r>
        <w:rPr>
          <w:i/>
          <w:iCs/>
        </w:rPr>
        <w:t>7</w:t>
      </w:r>
      <w:r>
        <w:t>)</w:t>
      </w:r>
      <w:r>
        <w:fldChar w:fldCharType="end"/>
      </w:r>
      <w:r>
        <w:t xml:space="preserve">, participation bias </w:t>
      </w:r>
      <w:r>
        <w:fldChar w:fldCharType="begin"/>
      </w:r>
      <w:r>
        <w:instrText xml:space="preserve"> ADDIN ZOTERO_ITEM CSL_CITATION {"citationID":"j4R7nwoh","properties":{"formattedCitation":"({\\i{}8}, {\\i{}9})","plainCitation":"(8, 9)","noteIndex":0},"citationItems":[{"id":568,"uris":["http://zotero.org/users/2951540/items/9ZF3A5T9","http://zotero.org/users/2951540/items/MVNXCUVF"],"itemData":{"id":568,"type":"article-journal","abstract":"While volunteer-based studies such as the UK Biobank have become the cornerstone of genetic epidemiology, the participating individuals are rarely representative of their target population. To evaluate the impact of selective participation, here we derived UK Biobank participation probabilities on the basis of 14 variables harmonized across the UK Biobank and a representative sample. We then conducted weighted genome-wide association analyses on 19 traits. Comparing the output from weighted genome-wide association analyses (neffective = 94,643 to 102,215) with that from standard genome-wide association analyses (n = 263,464 to 283,749), we found that increasing representativeness led to changes in SNP effect sizes and identified novel SNP associations for 12 traits. While heritability estimates were less impacted by weighting (maximum change in h2, 5%), we found substantial discrepancies for genetic correlations (maximum change in rg, 0.31) and Mendelian randomization estimates (maximum change in βSTD, 0.15) for socio-behavioural traits. We urge the field to increase representativeness in biobank samples, especially when studying genetic correlates of behaviour, lifestyles and social outcomes.","container-title":"Nature Human Behaviour","DOI":"10.1038/s41562-023-01579-9","ISSN":"2397-3374","issue":"7","journalAbbreviation":"Nat. Hum. Behav.","language":"en","license":"2023 The Author(s)","note":"publisher: Nature Publishing Group","page":"1216-1227","source":"www.nature.com","title":"Participation bias in the UK biobank distorts genetic associations and downstream analyses","volume":"7","author":[{"family":"Schoeler","given":"Tabea"},{"family":"Speed","given":"Doug"},{"family":"Porcu","given":"Eleonora"},{"family":"Pirastu","given":"Nicola"},{"family":"Pingault","given":"Jean-Baptiste"},{"family":"Kutalik","given":"Zoltán"}],"issued":{"date-parts":[["2023",7]]}}},{"id":170,"uris":["http://zotero.org/users/2951540/items/C477TTM5"],"itemData":{"id":170,"type":"webpage","language":"en","title":"Reweighting the UK biobank to reflect its underlying sampling population substantially reduces pervasive selection bias due to volunteering | medRxiv","URL":"https://www.medrxiv.org/content/10.1101/2022.05.16.22275048v1","accessed":{"date-parts":[["2024",4,19]]}}}],"schema":"https://github.com/citation-style-language/schema/raw/master/csl-citation.json"} </w:instrText>
      </w:r>
      <w:r>
        <w:fldChar w:fldCharType="separate"/>
      </w:r>
      <w:r>
        <w:t>(</w:t>
      </w:r>
      <w:r>
        <w:rPr>
          <w:i/>
          <w:iCs/>
        </w:rPr>
        <w:t>8</w:t>
      </w:r>
      <w:r>
        <w:t xml:space="preserve">, </w:t>
      </w:r>
      <w:r>
        <w:rPr>
          <w:i/>
          <w:iCs/>
        </w:rPr>
        <w:t>9</w:t>
      </w:r>
      <w:r>
        <w:t>)</w:t>
      </w:r>
      <w:r>
        <w:fldChar w:fldCharType="end"/>
      </w:r>
      <w:r>
        <w:t xml:space="preserve">, indirect genetic effects </w:t>
      </w:r>
      <w:r>
        <w:fldChar w:fldCharType="begin"/>
      </w:r>
      <w:r>
        <w:instrText xml:space="preserve"> ADDIN ZOTERO_ITEM CSL_CITATION {"citationID":"Hr3uJhmo","properties":{"formattedCitation":"({\\i{}10}\\uc0\\u8211{}{\\i{}12})","plainCitation":"(10–12)","noteIndex":0},"citationItems":[{"id":110,"uris":["http://zotero.org/users/2951540/items/X2WFYSRS"],"itemData":{"id":110,"type":"article-journal","abstract":"Genetic variants provide a nurturing environment\nGenetic variants in parents may affect the fitness of their offspring, even if the child does not carry the allele. This indirect effect is referred to as “genetic nurture.” Kong et al. used data from genome-wide association studies of educational attainment to construct polygenic scores for parents that only considered the nontransmitted alleles (see the Perspective by Koellinger and Harden). The findings suggest that genetic nurture is ultimately due to genetic variation in the population and is mediated by the environment that parents create for their children.\nScience, this issue p. 424; see also p. 386\nSequence variants in the parental genomes that are not transmitted to a child (the proband) are often ignored in genetic studies. Here we show that nontransmitted alleles can affect a child through their impacts on the parents and other relatives, a phenomenon we call “genetic nurture.” Using results from a meta-analysis of educational attainment, we find that the polygenic score computed for the nontransmitted alleles of 21,637 probands with at least one parent genotyped has an estimated effect on the educational attainment of the proband that is 29.9% (P = 1.6 × 10−14) of that of the transmitted polygenic score. Genetic nurturing effects of this polygenic score extend to other traits. Paternal and maternal polygenic scores have similar effects on educational attainment, but mothers contribute more than fathers to nutrition- and heath-related traits.\nBehavioral genetics can transmit an environmental effect from parents and other related caregivers to their children.\nBehavioral genetics can transmit an environmental effect from parents and other related caregivers to their children.","container-title":"Science","DOI":"10/gf92jk","ISSN":"0036-8075, 1095-9203","issue":"6374","journalAbbreviation":"Science","language":"en","license":"Copyright © 2018, The Authors, some rights reserved; exclusive licensee American Association for the Advancement of Science. No claim to original U.S. Government Works. http://www.sciencemag.org/about/science-licenses-journal-article-reuseThis is an article distributed under the terms of the Science Journals Default License.","note":"PMID: 29371463","page":"424-428","source":"science.sciencemag.org","title":"The nature of nurture: effects of parental genotypes","title-short":"The nature of nurture","volume":"359","author":[{"family":"Kong","given":"Augustine"},{"family":"Thorleifsson","given":"Gudmar"},{"family":"Frigge","given":"Michael L."},{"family":"Vilhjalmsson","given":"Bjarni J."},{"family":"Young","given":"Alexander I."},{"family":"Thorgeirsson","given":"Thorgeir E."},{"family":"Benonisdottir","given":"Stefania"},{"family":"Oddsson","given":"Asmundur"},{"family":"Halldorsson","given":"Bjarni V."},{"family":"Masson","given":"Gisli"},{"family":"Gudbjartsson","given":"Daniel F."},{"family":"Helgason","given":"Agnar"},{"family":"Bjornsdottir","given":"Gyda"},{"family":"Thorsteinsdottir","given":"Unnur"},{"family":"Stefansson","given":"Kari"}],"issued":{"date-parts":[["2018",1,26]]}}},{"id":561,"uris":["http://zotero.org/users/2951540/items/JML4JNZ3"],"itemData":{"id":561,"type":"article-journal","abstract":"We conduct a genome-wide association study (GWAS) of educational attainment (EA) in a sample of ~3 million individuals and identify 3,952 approximately uncorrelated genome-wide-significant single-nucleotide polymorphisms (SNPs). A genome-wide polygenic predictor, or polygenic index (PGI), explains 12–16% of EA variance and contributes to risk prediction for ten diseases. Direct effects (i.e., controlling for parental PGIs) explain roughly half the PGI’s magnitude of association with EA and other phenotypes. The correlation between mate-pair PGIs is far too large to be consistent with phenotypic assortment alone, implying additional assortment on PGI-associated factors. In an additional GWAS of dominance deviations from the additive model, we identify no genome-wide-significant SNPs, and a separate X-chromosome additive GWAS identifies 57.","container-title":"Nature Genetics","DOI":"10/gpvj9w","ISSN":"1546-1718","issue":"4","journalAbbreviation":"Nat. Genet.","language":"en","license":"2022 The Author(s)","note":"141 citations (Crossref) [2023-10-11]\nnumber: 4\npublisher: Nature Publishing Group","page":"437-449","source":"www.nature.com","title":"Polygenic prediction of educational attainment within and between families from genome-wide association analyses in 3 million individuals","volume":"54","author":[{"family":"Okbay","given":"Aysu"},{"family":"Wu","given":"Yeda"},{"family":"Wang","given":"Nancy"},{"family":"Jayashankar","given":"Hariharan"},{"family":"Bennett","given":"Michael"},{"family":"Nehzati","given":"Seyed Moeen"},{"family":"Sidorenko","given":"Julia"},{"family":"Kweon","given":"Hyeokmoon"},{"family":"Goldman","given":"Grant"},{"family":"Gjorgjieva","given":"Tamara"},{"family":"Jiang","given":"Yunxuan"},{"family":"Hicks","given":"Barry"},{"family":"Tian","given":"Chao"},{"family":"Hinds","given":"David A."},{"family":"Ahlskog","given":"Rafael"},{"family":"Magnusson","given":"Patrik K. E."},{"family":"Oskarsson","given":"Sven"},{"family":"Hayward","given":"Caroline"},{"family":"Campbell","given":"Archie"},{"family":"Porteous","given":"David J."},{"family":"Freese","given":"Jeremy"},{"family":"Herd","given":"Pamela"},{"family":"Watson","given":"Chelsea"},{"family":"Jala","given":"Jonathan"},{"family":"Conley","given":"Dalton"},{"family":"Koellinger","given":"Philipp D."},{"family":"Johannesson","given":"Magnus"},{"family":"Laibson","given":"David"},{"family":"Meyer","given":"Michelle N."},{"family":"Lee","given":"James J."},{"family":"Kong","given":"Augustine"},{"family":"Yengo","given":"Loic"},{"family":"Cesarini","given":"David"},{"family":"Turley","given":"Patrick"},{"family":"Visscher","given":"Peter M."},{"family":"Beauchamp","given":"Jonathan P."},{"family":"Benjamin","given":"Daniel J."},{"family":"Young","given":"Alexander I."}],"issued":{"date-parts":[["2022",4]]}}},{"id":450,"uris":["http://zotero.org/users/2951540/items/HJ4ZI4MA"],"itemData":{"id":450,"type":"article-journal","abstract":"Heritability measures the proportion of trait variation that is due to genetic inheritance. Measurement of heritability is important in the nature-versus-nurture debate. However, existing estimates of heritability may be biased by environmental effects. Here, we introduce relatedness disequilibrium regression (RDR), a novel method for estimating heritability. RDR avoids most sources of environmental bias by exploiting variation in relatedness due to random Mendelian segregation. We used a sample of 54,888 Icelanders who had both parents genotyped to estimate the heritability of 14 traits, including height (55.4%, s.e. 4.4%) and educational attainment (17.0%, s.e. 9.4%). Our results suggest that some other estimates of heritability may be inflated by environmental effects.","container-title":"Nature Genetics","DOI":"10/gd2zqx","ISSN":"1546-1718","issue":"9","journalAbbreviation":"Nat. Genet.","language":"en","license":"2018 The Author(s)","note":"Read_Status: Read\nRead_Status_Date: 2024-08-09T20:00:47.413Z","page":"1304-1310","source":"www.nature.com","title":"Relatedness disequilibrium regression estimates heritability without environmental bias","volume":"50","author":[{"family":"Young","given":"Alexander I."},{"family":"Frigge","given":"Michael L."},{"family":"Gudbjartsson","given":"Daniel F."},{"family":"Thorleifsson","given":"Gudmar"},{"family":"Bjornsdottir","given":"Gyda"},{"family":"Sulem","given":"Patrick"},{"family":"Masson","given":"Gisli"},{"family":"Thorsteinsdottir","given":"Unnur"},{"family":"Stefansson","given":"Kari"},{"family":"Kong","given":"Augustine"}],"issued":{"date-parts":[["2018",9]]}}}],"schema":"https://github.com/citation-style-language/schema/raw/master/csl-citation.json"} </w:instrText>
      </w:r>
      <w:r>
        <w:fldChar w:fldCharType="separate"/>
      </w:r>
      <w:r>
        <w:t>(</w:t>
      </w:r>
      <w:r>
        <w:rPr>
          <w:i/>
          <w:iCs/>
        </w:rPr>
        <w:t>10</w:t>
      </w:r>
      <w:r>
        <w:t>–</w:t>
      </w:r>
      <w:r>
        <w:rPr>
          <w:i/>
          <w:iCs/>
        </w:rPr>
        <w:t>12</w:t>
      </w:r>
      <w:r>
        <w:t>)</w:t>
      </w:r>
      <w:r>
        <w:fldChar w:fldCharType="end"/>
      </w:r>
      <w:r>
        <w:t xml:space="preserve">, and non-additivity </w:t>
      </w:r>
      <w:r>
        <w:fldChar w:fldCharType="begin"/>
      </w:r>
      <w:r>
        <w:instrText xml:space="preserve"> ADDIN ZOTERO_ITEM CSL_CITATION {"citationID":"kb78YwnH","properties":{"formattedCitation":"({\\i{}13}\\uc0\\u8211{}{\\i{}18})","plainCitation":"(13–18)","noteIndex":0},"citationItems":[{"id":300,"uris":["http://zotero.org/users/2951540/items/QD9KF9L6"],"itemData":{"id":300,"type":"article-journal","container-title":"American Journal of Human Genetics","DOI":"10/gjv5hj","ISSN":"0002-9297, 1537-6605","issue":"5","journalAbbreviation":"Am. J. Hum. Genet.","language":"en","note":"publisher: Elsevier\nPMID: 33811805","page":"786-798","source":"www.cell.com","title":"Estimation of non-additive genetic variance in human complex traits from a large sample of unrelated individuals","volume":"108","author":[{"family":"Hivert","given":"Valentin"},{"family":"Sidorenko","given":"Julia"},{"family":"Rohart","given":"Florian"},{"family":"Goddard","given":"Michael E."},{"family":"Yang","given":"Jian"},{"family":"Wray","given":"Naomi R."},{"family":"Yengo","given":"Loic"},{"family":"Visscher","given":"Peter M."}],"issued":{"date-parts":[["2021",5,6]]}}},{"id":981,"uris":["http://zotero.org/users/2951540/items/PPTF8EZ3"],"itemData":{"id":981,"type":"article-journal","abstract":"For human complex traits, non-additive genetic variation has been invoked to explain \"missing heritability,\" but its discovery is often neglected in genome-wide association studies. Here we propose a method of using SNP data to partition and estimate the proportion of phenotypic variance attributed to additive and dominance genetic variation at all SNPs (hSNP(2) and δSNP(2)) in unrelated individuals based on an orthogonal model where the estimate of hSNP(2) is independent of that of δSNP(2). With this method, we analyzed 79 quantitative traits in 6,715 unrelated European Americans. The estimate of δSNP(2) averaged across all the 79 quantitative traits was 0.03, approximately a fifth of that for additive variation (average hSNP(2) = 0.15). There were a few traits that showed substantial estimates of δSNP(2), none of which were replicated in a larger sample of 11,965 individuals. We further performed genome-wide association analyses of the 79 quantitative traits and detected SNPs with genome-wide significant dominance effects only at the ABO locus for factor VIII and von Willebrand factor. All these results suggest that dominance variation at common SNPs explains only a small fraction of phenotypic variation for human complex traits and contributes little to the missing narrow-sense heritability problem.","container-title":"American Journal of Human Genetics","DOI":"10/f64772","ISSN":"1537-6605","issue":"3","journalAbbreviation":"Am. J. Hum. Genet.","language":"en","note":"166 citations (Crossref) [2023-09-08]\nPMID: 25683123\nPMCID: PMC4375616","page":"377-385","source":"PubMed","title":"Dominance genetic variation contributes little to the missing heritability for human complex traits","volume":"96","author":[{"family":"Zhu","given":"Zhihong"},{"family":"Bakshi","given":"Andrew"},{"family":"Vinkhuyzen","given":"Anna A. E."},{"family":"Hemani","given":"Gibran"},{"family":"Lee","given":"Sang Hong"},{"family":"Nolte","given":"Ilja M."},{"family":"Vliet-Ostaptchouk","given":"Jana V.","non-dropping-particle":"van"},{"family":"Snieder","given":"Harold"},{"literal":"LifeLines Cohort Study"},{"family":"Esko","given":"Tonu"},{"family":"Milani","given":"Lili"},{"family":"Mägi","given":"Reedik"},{"family":"Metspalu","given":"Andres"},{"family":"Hill","given":"William G."},{"family":"Weir","given":"Bruce S."},{"family":"Goddard","given":"Michael E."},{"family":"Visscher","given":"Peter M."},{"family":"Yang","given":"Jian"}],"issued":{"date-parts":[["2015",3,5]]}}},{"id":455,"uris":["http://zotero.org/users/2951540/items/URRQG5Q7"],"itemData":{"id":455,"type":"article-journal","abstract":"A central aim of genome-wide association studies (GWASs) is to estimate direct genetic effects: the causal effects on an individual’s phenotype of the alleles that they carry. However, estimates of direct effects can be subject to genetic and environmental confounding and can also absorb the “indirect” genetic effects of relatives’ genotypes. Recently, an important development in controlling for these confounds has been the use of within-family GWASs, which, because of the randomness of mendelian segregation within pedigrees, are often interpreted as producing unbiased estimates of direct effects. Here, we present a general theoretical analysis of the influence of confounding in standard population-based and within-family GWASs. We show that, contrary to common interpretation, family-based estimates of direct effects can be biased by genetic confounding. In humans, such biases will often be small per-locus, but can be compounded when effect-size estimates are used in polygenic scores (PGSs). We illustrate the influence of genetic confounding on population- and family-based estimates of direct effects using models of assortative mating, population stratification, and stabilizing selection on GWAS traits. We further show how family-based estimates of indirect genetic effects, based on comparisons of parentally transmitted and untransmitted alleles, can suffer substantial genetic confounding. We conclude that, while family-based studies have placed GWAS estimation on a more rigorous footing, they carry subtle issues of interpretation that arise from confounding.","container-title":"PLoS Biology","DOI":"10.1371/journal.pbio.3002511","ISSN":"1545-7885","issue":"4","journalAbbreviation":"PLoS Biol.","language":"en","note":"publisher: Public Library of Science\nRead_Status: Read\nRead_Status_Date: 2024-08-09T20:00:04.548Z","page":"e3002511","source":"PLoS Journals","title":"Interpreting population- and family-based genome-wide association studies in the presence of confounding","volume":"22","author":[{"family":"Veller","given":"Carl"},{"family":"Coop","given":"Graham M."}],"issued":{"date-parts":[["2024",4,11]]}}},{"id":952,"uris":["http://zotero.org/users/2951540/items/9YPASYP4"],"itemData":{"id":952,"type":"article-journal","abstract":"Family-based genome-wide association studies (GWASs) are often claimed to provide an unbiased estimate of the average causal effects (or average treatment effects; ATEs) of alleles, on the basis of an analogy between the random transmission of alleles from parents to children and a randomized controlled trial. We show that this claim does not hold in general. Because Mendelian segregation only randomizes alleles among children of heterozygotes, the effects of alleles in the children of homozygotes are not observable. This feature will matter if an allele has different average effects in the children of homozygotes and heterozygotes, as can arise in the presence of gene-by-environment interactions, gene-by-gene interactions, or differences in linkage disequilibrium patterns. At a single locus, family-based GWAS can be thought of as providing an unbiased estimate of the average effect in the children of heterozygotes (i.e., a local average treatment effect; LATE). This interpretation does not extend to polygenic scores (PGSs), however, because different sets of SNPs are heterozygous in each family. Therefore, other than under specific conditions, the within-family regression slope of a PGS cannot be assumed to provide an unbiased estimate of the LATE for any subset or weighted average of families. In practice, the potential biases of a family-based GWAS are likely smaller than those that can arise from confounding in a standard, population-based GWAS, and so family studies remain important for the dissection of genetic contributions to phenotypic variation. Nonetheless, their causal interpretation is less straightforward than has been widely appreciated.","container-title":"Proceedings of the National Academy of Sciences","DOI":"10.1073/pnas.2401379121","issue":"38","journalAbbreviation":"Proc. Natl. Acad. Sci.","language":"en","note":"publisher: Proceedings of the National Academy of Sciences\nRead_Status: New\nRead_Status_Date: 2024-09-19T23:11:54.267Z","page":"e2401379121","source":"pnas.org (Atypon)","title":"Causal interpretations of family GWAS in the presence of heterogeneous effects","volume":"121","author":[{"family":"Veller","given":"Carl"},{"family":"Przeworski","given":"Molly"},{"family":"Coop","given":"Graham"}],"issued":{"date-parts":[["2024",9,17]]}}},{"id":950,"uris":["http://zotero.org/users/2951540/items/ATE4JPCV"],"itemData":{"id":950,"type":"article-journal","abstract":"Gene-environment interactions represent the modification of genetic effects by environmental exposures and are critical for understanding disease and informing personalized medicine. These often induce differential phenotypic variance across genotypes; these variance-quantitative trait loci can be prioritized in a two-stage interaction detection strategy to greatly reduce the computational and statistical burden and enable testing of a broader range of exposures. We perform genome-wide variance-quantitative trait locus analysis for 20 serum cardiometabolic biomarkers by multi-ancestry meta-analysis of 350,016 unrelated participants in the UK Biobank, identifying 182 independent locus-biomarker pairs (p &lt; 4.5×10−9). Most are concentrated in a small subset (4%) of loci with genome-wide significant main effects, and 44% replicate (p &lt; 0.05) in the Women’s Genome Health Study (N = 23,294). Next, we test each locus-biomarker pair for interaction across 2380 exposures, identifying 847 significant interactions (p &lt; 2.4×10−7), of which 132 are independent (p &lt; 0.05) after accounting for correlation between exposures. Specific examples demonstrate interaction of triglyceride-associated variants with distinct body mass- versus body fat-related exposures as well as genotype-specific associations between alcohol consumption and liver stress at the ADH1B gene. Our catalog of variance-quantitative trait loci and gene-environment interactions is publicly available in an online portal.","container-title":"Nature Communications","DOI":"10.1038/s41467-022-31625-5","ISSN":"2041-1723","issue":"1","journalAbbreviation":"Nat. Commun.","language":"en","license":"2022 The Author(s)","note":"publisher: Nature Publishing Group\nRead_Status: New\nRead_Status_Date: 2024-09-23T20:41:03.891Z","page":"3993","source":"www.nature.com","title":"Variance-quantitative trait loci enable systematic discovery of gene-environment interactions for cardiometabolic serum biomarkers","volume":"13","author":[{"family":"Westerman","given":"Kenneth E."},{"family":"Majarian","given":"Timothy D."},{"family":"Giulianini","given":"Franco"},{"family":"Jang","given":"Dong-Keun"},{"family":"Miao","given":"Jenkai"},{"family":"Florez","given":"Jose C."},{"family":"Chen","given":"Han"},{"family":"Chasman","given":"Daniel I."},{"family":"Udler","given":"Miriam S."},{"family":"Manning","given":"Alisa K."},{"family":"Cole","given":"Joanne B."}],"issued":{"date-parts":[["2022",7,9]]}}},{"id":4205,"uris":["http://zotero.org/users/2951540/items/LDS6L8YZ"],"itemData":{"id":4205,"type":"article-journal","abstract":"The proportion of variation in complex traits that can be attributed to non-additive genetic effects has been a topic of intense debate. The availability of biobank-scale datasets of genotype and trait data from unrelated individuals opens up the possibility of obtaining precise estimates of the contribution of non-additive genetic effects. We present an efficient method to estimate the variation in a complex trait that can be attributed to additive (additive heritability) and dominance deviation (dominance heritability) effects across all genotyped SNPs in a large collection of unrelated individuals. Over a wide range of genetic architectures, our method yields unbiased estimates of additive and dominance heritability. We applied our method, in turn, to array genotypes as well as imputed genotypes (at common SNPs with minor allele frequency [MAF] &gt; 1%) and 50 quantitative traits measured in 291,273 unrelated white British individuals in the UK Biobank. Averaged across these 50 traits, we find that additive heritability on array SNPs is 21.86% while dominance heritability is 0.13% (about 0.48% of the additive heritability) with qualitatively similar results for imputed genotypes. We find no statistically significant evidence for dominance heritability (p&lt;0.05/50 accounting for the number of traits tested) and estimate that dominance heritability is unlikely to exceed 1% for the traits analyzed. Our analyses indicate a limited contribution of dominance heritability to complex trait variation.","container-title":"The American Journal of Human Genetics","DOI":"10.1016/j.ajhg.2021.03.018","ISSN":"0002-9297","issue":"5","journalAbbreviation":"The American Journal of Human Genetics","note":"Read_Status: New\nRead_Status_Date: 2024-10-14T23:52:34.568Z","page":"799-808","source":"ScienceDirect","title":"Quantifying the contribution of dominance deviation effects to complex trait variation in biobank-scale data","volume":"108","author":[{"family":"Pazokitoroudi","given":"Ali"},{"family":"Chiu","given":"Alec M."},{"family":"Burch","given":"Kathryn S."},{"family":"Pasaniuc","given":"Bogdan"},{"family":"Sankararaman","given":"Sriram"}],"issued":{"date-parts":[["2021",5,6]]}}}],"schema":"https://github.com/citation-style-language/schema/raw/master/csl-citation.json"} </w:instrText>
      </w:r>
      <w:r>
        <w:fldChar w:fldCharType="separate"/>
      </w:r>
      <w:r>
        <w:t>(</w:t>
      </w:r>
      <w:r>
        <w:rPr>
          <w:i/>
          <w:iCs/>
        </w:rPr>
        <w:t>13</w:t>
      </w:r>
      <w:r>
        <w:t>–</w:t>
      </w:r>
      <w:r>
        <w:rPr>
          <w:i/>
          <w:iCs/>
        </w:rPr>
        <w:t>18</w:t>
      </w:r>
      <w:r>
        <w:t>)</w:t>
      </w:r>
      <w:r>
        <w:fldChar w:fldCharType="end"/>
      </w:r>
      <w:r>
        <w:t>.</w:t>
      </w:r>
    </w:p>
    <w:p w14:paraId="6FD6D481" w14:textId="77777777" w:rsidR="000A7E31" w:rsidRDefault="00000000">
      <w:r>
        <w:t xml:space="preserve">Some of these assumptions appear to be relatively minor and not to distort our understanding of biology. For example, though dominance effects may be commonplace, methods assuming that common loci act additively on polygenic traits have been used to successfully find genetic pathways that are relevant to particular phenotypes </w:t>
      </w:r>
      <w:r>
        <w:fldChar w:fldCharType="begin"/>
      </w:r>
      <w:r>
        <w:instrText xml:space="preserve"> ADDIN ZOTERO_ITEM CSL_CITATION {"citationID":"jmxVZWSZ","properties":{"formattedCitation":"({\\i{}14}, {\\i{}18})","plainCitation":"(14, 18)","noteIndex":0},"citationItems":[{"id":981,"uris":["http://zotero.org/users/2951540/items/PPTF8EZ3"],"itemData":{"id":981,"type":"article-journal","abstract":"For human complex traits, non-additive genetic variation has been invoked to explain \"missing heritability,\" but its discovery is often neglected in genome-wide association studies. Here we propose a method of using SNP data to partition and estimate the proportion of phenotypic variance attributed to additive and dominance genetic variation at all SNPs (hSNP(2) and δSNP(2)) in unrelated individuals based on an orthogonal model where the estimate of hSNP(2) is independent of that of δSNP(2). With this method, we analyzed 79 quantitative traits in 6,715 unrelated European Americans. The estimate of δSNP(2) averaged across all the 79 quantitative traits was 0.03, approximately a fifth of that for additive variation (average hSNP(2) = 0.15). There were a few traits that showed substantial estimates of δSNP(2), none of which were replicated in a larger sample of 11,965 individuals. We further performed genome-wide association analyses of the 79 quantitative traits and detected SNPs with genome-wide significant dominance effects only at the ABO locus for factor VIII and von Willebrand factor. All these results suggest that dominance variation at common SNPs explains only a small fraction of phenotypic variation for human complex traits and contributes little to the missing narrow-sense heritability problem.","container-title":"American Journal of Human Genetics","DOI":"10/f64772","ISSN":"1537-6605","issue":"3","journalAbbreviation":"Am. J. Hum. Genet.","language":"en","note":"166 citations (Crossref) [2023-09-08]\nPMID: 25683123\nPMCID: PMC4375616","page":"377-385","source":"PubMed","title":"Dominance genetic variation contributes little to the missing heritability for human complex traits","volume":"96","author":[{"family":"Zhu","given":"Zhihong"},{"family":"Bakshi","given":"Andrew"},{"family":"Vinkhuyzen","given":"Anna A. E."},{"family":"Hemani","given":"Gibran"},{"family":"Lee","given":"Sang Hong"},{"family":"Nolte","given":"Ilja M."},{"family":"Vliet-Ostaptchouk","given":"Jana V.","non-dropping-particle":"van"},{"family":"Snieder","given":"Harold"},{"literal":"LifeLines Cohort Study"},{"family":"Esko","given":"Tonu"},{"family":"Milani","given":"Lili"},{"family":"Mägi","given":"Reedik"},{"family":"Metspalu","given":"Andres"},{"family":"Hill","given":"William G."},{"family":"Weir","given":"Bruce S."},{"family":"Goddard","given":"Michael E."},{"family":"Visscher","given":"Peter M."},{"family":"Yang","given":"Jian"}],"issued":{"date-parts":[["2015",3,5]]}}},{"id":4205,"uris":["http://zotero.org/users/2951540/items/LDS6L8YZ"],"itemData":{"id":4205,"type":"article-journal","abstract":"The proportion of variation in complex traits that can be attributed to non-additive genetic effects has been a topic of intense debate. The availability of biobank-scale datasets of genotype and trait data from unrelated individuals opens up the possibility of obtaining precise estimates of the contribution of non-additive genetic effects. We present an efficient method to estimate the variation in a complex trait that can be attributed to additive (additive heritability) and dominance deviation (dominance heritability) effects across all genotyped SNPs in a large collection of unrelated individuals. Over a wide range of genetic architectures, our method yields unbiased estimates of additive and dominance heritability. We applied our method, in turn, to array genotypes as well as imputed genotypes (at common SNPs with minor allele frequency [MAF] &gt; 1%) and 50 quantitative traits measured in 291,273 unrelated white British individuals in the UK Biobank. Averaged across these 50 traits, we find that additive heritability on array SNPs is 21.86% while dominance heritability is 0.13% (about 0.48% of the additive heritability) with qualitatively similar results for imputed genotypes. We find no statistically significant evidence for dominance heritability (p&lt;0.05/50 accounting for the number of traits tested) and estimate that dominance heritability is unlikely to exceed 1% for the traits analyzed. Our analyses indicate a limited contribution of dominance heritability to complex trait variation.","container-title":"The American Journal of Human Genetics","DOI":"10.1016/j.ajhg.2021.03.018","ISSN":"0002-9297","issue":"5","journalAbbreviation":"The American Journal of Human Genetics","note":"Read_Status: New\nRead_Status_Date: 2024-10-14T23:52:34.568Z","page":"799-808","source":"ScienceDirect","title":"Quantifying the contribution of dominance deviation effects to complex trait variation in biobank-scale data","volume":"108","author":[{"family":"Pazokitoroudi","given":"Ali"},{"family":"Chiu","given":"Alec M."},{"family":"Burch","given":"Kathryn S."},{"family":"Pasaniuc","given":"Bogdan"},{"family":"Sankararaman","given":"Sriram"}],"issued":{"date-parts":[["2021",5,6]]}}}],"schema":"https://github.com/citation-style-language/schema/raw/master/csl-citation.json"} </w:instrText>
      </w:r>
      <w:r>
        <w:fldChar w:fldCharType="separate"/>
      </w:r>
      <w:r>
        <w:t>(</w:t>
      </w:r>
      <w:r>
        <w:rPr>
          <w:i/>
          <w:iCs/>
        </w:rPr>
        <w:t>14</w:t>
      </w:r>
      <w:r>
        <w:t xml:space="preserve">, </w:t>
      </w:r>
      <w:r>
        <w:rPr>
          <w:i/>
          <w:iCs/>
        </w:rPr>
        <w:t>18</w:t>
      </w:r>
      <w:r>
        <w:t>)</w:t>
      </w:r>
      <w:r>
        <w:fldChar w:fldCharType="end"/>
      </w:r>
      <w:r>
        <w:t>. In other cases, realistic perturbations distort the conclusions we draw. For example, bivariate cross-trait assortative mating (xAM), which occurs when the process of mate selection results in cross-mate correlations among two phenotypes, can dramatically inflate genetic correlation estimates</w:t>
      </w:r>
      <w:r>
        <w:rPr>
          <w:lang w:val="en-US"/>
        </w:rPr>
        <w:t xml:space="preserve">, though its consequences are highly variable across trait pairs—for example, though empirical genetic correlation estimates between bipolar disorder (BIP) and attention-deficit hyperactivity disorder are consistent with bivariate xAM in the absence of pleiotropy, BIP and schizophrenia evidence much stronger genetic correlation estimates than can be plausibly attributed to xAM alone </w:t>
      </w:r>
      <w:r>
        <w:fldChar w:fldCharType="begin"/>
      </w:r>
      <w:r>
        <w:instrText xml:space="preserve"> ADDIN ZOTERO_ITEM CSL_CITATION {"citationID":"wR3bvqOK","properties":{"formattedCitation":"({\\i{}1})","plainCitation":"(1)","noteIndex":0},"citationItems":[{"id":"vvbWxtk6/M4KLfRVm","uris":["http://zotero.org/users/2951540/items/57JWWQIF"],"itemData":{"id":3169,"type":"article-journal","abstract":"The observation of genetic correlations between disparate human traits has been interpreted as evidence of widespread pleiotropy. Here, we introduce cross-trait assortative mating (xAM) as an alternative explanation. We observe that xAM affects many phenotypes and that phenotypic cross-mate correlation estimates are strongly associated with genetic correlation estimates (R2 = 74%). We demonstrate that existing xAM plausibly accounts for substantial fractions of genetic correlation estimates and that previously reported genetic correlation estimates between some pairs of psychiatric disorders are congruent with xAM alone. Finally, we provide evidence for a history of xAM at the genetic level using cross-trait even/odd chromosome polygenic score correlations. Together, our results demonstrate that previous reports have likely overestimated the true genetic similarity between many phenotypes.","container-title":"Science","DOI":"10/gsprmk","issue":"6621","note":"29 citations (Crossref) [2023-09-08]\npublisher: American Association for the Advancement of Science\nPMCID: PMC9901291","page":"754-761","source":"science.org (Atypon)","title":"Cross-trait assortative mating is widespread and inflates genetic correlation estimates","volume":"378","author":[{"family":"Border","given":"Richard"},{"family":"Athanasiadis","given":"Georgios"},{"family":"Buil","given":"Alfonso"},{"family":"Schork","given":"Andrew J."},{"family":"Cai","given":"Na"},{"family":"Young","given":"Alexander I."},{"family":"Werge","given":"Thomas"},{"family":"Flint","given":"Jonathan"},{"family":"Kendler","given":"Kenneth S."},{"family":"Sankararaman","given":"Sriram"},{"family":"Dahl","given":"Andy W."},{"family":"Zaitlen","given":"Noah A."}],"issued":{"date-parts":[["2022",11,18]]}}}],"schema":"https://github.com/citation-style-language/schema/raw/master/csl-citation.json"} </w:instrText>
      </w:r>
      <w:r>
        <w:fldChar w:fldCharType="separate"/>
      </w:r>
      <w:r>
        <w:t>(</w:t>
      </w:r>
      <w:r>
        <w:rPr>
          <w:i/>
          <w:iCs/>
        </w:rPr>
        <w:t>1</w:t>
      </w:r>
      <w:r>
        <w:t>)</w:t>
      </w:r>
      <w:r>
        <w:fldChar w:fldCharType="end"/>
      </w:r>
      <w:r>
        <w:t xml:space="preserve">. </w:t>
      </w:r>
      <w:r>
        <w:rPr>
          <w:lang w:val="en-US"/>
        </w:rPr>
        <w:t xml:space="preserve">On the other hand, bivariate xAM </w:t>
      </w:r>
      <w:r>
        <w:t xml:space="preserve">causes all loci causal for either phenotype to fail the exclusion-restriction criterion </w:t>
      </w:r>
      <w:r>
        <w:fldChar w:fldCharType="begin"/>
      </w:r>
      <w:r>
        <w:instrText xml:space="preserve"> ADDIN ZOTERO_ITEM CSL_CITATION {"citationID":"QHWfBRNT","properties":{"formattedCitation":"({\\i{}3})","plainCitation":"(3)","noteIndex":0},"citationItems":[{"id":475,"uris":["http://zotero.org/users/2951540/items/MBXYAMVV"],"itemData":{"id":475,"type":"article","abstract":"The effects of assortative mating (AM) on estimates from genetic studies has been receiving increasing attention in recent years. We extend existing AM theory to more general models of sorting and conclude that correct theory-based AM adjustments require knowledge of complicated, unknown historical sorting patterns. We propose a simple, general-purpose approach using polygenic indexes (PGIs). Our approach can estimate the fraction of genetic variance and genetic correlation that is driven by AM. Our approach is less effective when applied to Mendelian randomization (MR) studies for two reasons: AM can induce a form of selection bias in MR studies that remains after our adjustment; and, in the MR context, the adjustment is particularly sensitive to PGI estimation error. Using data from the UK Biobank, we find that AM inflates genetic correlation estimates between health traits and education by 14% on average. Our results suggest caution in interpreting genetic correlations or MR estimates for traits subject to AM.","DOI":"10.1101/2023.09.01.555983","language":"en","license":"© 2023, Posted by Cold Spring Harbor Laboratory. This pre-print is available under a Creative Commons License (Attribution 4.0 International), CC BY 4.0, as described at http://creativecommons.org/licenses/by/4.0/","note":"0 citations (Crossref) [2023-10-11]\npage: 2023.09.01.555983\nsection: New Results","publisher":"bioRxiv","source":"bioRxiv","title":"A general approach to adjusting genetic studies for assortative mating","URL":"https://www.biorxiv.org/content/10.1101/2023.09.01.555983v1","author":[{"family":"Bilghese","given":"Marta"},{"family":"Manansala","given":"Regina"},{"family":"Jaishankar","given":"Dhruva"},{"family":"Jala","given":"Jonathan"},{"family":"Benjamin","given":"Daniel J."},{"family":"Kimball","given":"Miles"},{"family":"Auer","given":"Paul L."},{"family":"Livermore","given":"Michael A."},{"family":"Turley","given":"Patrick"}],"accessed":{"date-parts":[["2023",10,11]]},"issued":{"date-parts":[["2023",9,5]]}}}],"schema":"https://github.com/citation-style-language/schema/raw/master/csl-citation.json"} </w:instrText>
      </w:r>
      <w:r>
        <w:fldChar w:fldCharType="separate"/>
      </w:r>
      <w:r>
        <w:t>(</w:t>
      </w:r>
      <w:r>
        <w:rPr>
          <w:i/>
          <w:iCs/>
        </w:rPr>
        <w:t>3</w:t>
      </w:r>
      <w:r>
        <w:t>)</w:t>
      </w:r>
      <w:r>
        <w:fldChar w:fldCharType="end"/>
      </w:r>
      <w:r>
        <w:t>, a critical assumption for Mendelian-randomization-based causal inference.</w:t>
      </w:r>
    </w:p>
    <w:p w14:paraId="1FA35698" w14:textId="77777777" w:rsidR="000A7E31" w:rsidRDefault="00000000">
      <w:r>
        <w:t xml:space="preserve">Still, our understanding of the consequences of perturbing such assumptions is limited. First, only simple forms of such violations have been examined. For instance, despite evidence that assortative mating is widespread across the phenome, previous work has assumed that no more than two traits are involved in mate choice </w:t>
      </w:r>
      <w:r>
        <w:fldChar w:fldCharType="begin"/>
      </w:r>
      <w:r>
        <w:instrText xml:space="preserve"> ADDIN ZOTERO_ITEM CSL_CITATION {"citationID":"d6eQ6RCY","properties":{"formattedCitation":"({\\i{}1}, {\\i{}19})","plainCitation":"(1, 19)","noteIndex":0},"citationItems":[{"id":"vvbWxtk6/M4KLfRVm","uris":["http://zotero.org/users/2951540/items/57JWWQIF"],"itemData":{"id":3169,"type":"article-journal","abstract":"The observation of genetic correlations between disparate human traits has been interpreted as evidence of widespread pleiotropy. Here, we introduce cross-trait assortative mating (xAM) as an alternative explanation. We observe that xAM affects many phenotypes and that phenotypic cross-mate correlation estimates are strongly associated with genetic correlation estimates (R2 = 74%). We demonstrate that existing xAM plausibly accounts for substantial fractions of genetic correlation estimates and that previously reported genetic correlation estimates between some pairs of psychiatric disorders are congruent with xAM alone. Finally, we provide evidence for a history of xAM at the genetic level using cross-trait even/odd chromosome polygenic score correlations. Together, our results demonstrate that previous reports have likely overestimated the true genetic similarity between many phenotypes.","container-title":"Science","DOI":"10/gsprmk","issue":"6621","note":"29 citations (Crossref) [2023-09-08]\npublisher: American Association for the Advancement of Science\nPMCID: PMC9901291","page":"754-761","source":"science.org (Atypon)","title":"Cross-trait assortative mating is widespread and inflates genetic correlation estimates","volume":"378","author":[{"family":"Border","given":"Richard"},{"family":"Athanasiadis","given":"Georgios"},{"family":"Buil","given":"Alfonso"},{"family":"Schork","given":"Andrew J."},{"family":"Cai","given":"Na"},{"family":"Young","given":"Alexander I."},{"family":"Werge","given":"Thomas"},{"family":"Flint","given":"Jonathan"},{"family":"Kendler","given":"Kenneth S."},{"family":"Sankararaman","given":"Sriram"},{"family":"Dahl","given":"Andy W."},{"family":"Zaitlen","given":"Noah A."}],"issued":{"date-parts":[["2022",11,18]]}}},{"id":219,"uris":["http://zotero.org/users/2951540/items/JMIIBVCF"],"itemData":{"id":219,"type":"article-journal","abstract":"A century after being predicted by theory, the authors detect and quantify the genomic signature of assortative mating in ~400,000 contemporary human genomes, and report new genetic evidence for assortative mating on height and educational attainment.","container-title":"Nature Human Behaviour","DOI":"10/jbt6","ISSN":"2397-3374","issue":"12","journalAbbreviation":"Nat. Hum. Behav.","language":"en","license":"2018 The Author(s), under exclusive licence to Springer Nature Limited","note":"82 citations (Crossref) [2023-09-08]\nCitation Key Alias: YengoImprint2018a","page":"948","source":"www.nature.com","title":"Imprint of assortative mating on the human genome","volume":"2","author":[{"family":"Yengo","given":"Loic"},{"family":"Robinson","given":"Matthew R."},{"family":"Keller","given":"Matthew C."},{"family":"Kemper","given":"Kathryn E."},{"family":"Yang","given":"Yuanhao"},{"family":"Trzaskowski","given":"Maciej"},{"family":"Gratten","given":"Jacob"},{"family":"Turley","given":"Patrick"},{"family":"Cesarini","given":"David"},{"family":"Benjamin","given":"Daniel J."},{"family":"Wray","given":"Naomi R."},{"family":"Goddard","given":"Michael E."},{"family":"Yang","given":"Jian"},{"family":"Visscher","given":"Peter M."}],"issued":{"date-parts":[["2018",12]]}}}],"schema":"https://github.com/citation-style-language/schema/raw/master/csl-citation.json"} </w:instrText>
      </w:r>
      <w:r>
        <w:fldChar w:fldCharType="separate"/>
      </w:r>
      <w:r>
        <w:t>(</w:t>
      </w:r>
      <w:r>
        <w:rPr>
          <w:i/>
          <w:iCs/>
        </w:rPr>
        <w:t>1</w:t>
      </w:r>
      <w:r>
        <w:t xml:space="preserve">, </w:t>
      </w:r>
      <w:r>
        <w:rPr>
          <w:i/>
          <w:iCs/>
        </w:rPr>
        <w:t>19</w:t>
      </w:r>
      <w:r>
        <w:t>)</w:t>
      </w:r>
      <w:r>
        <w:fldChar w:fldCharType="end"/>
      </w:r>
      <w:r>
        <w:t xml:space="preserve"> or that phenotypes relevant to mate choice can be reduced to a linear dimension </w:t>
      </w:r>
      <w:r>
        <w:fldChar w:fldCharType="begin"/>
      </w:r>
      <w:r>
        <w:instrText xml:space="preserve"> ADDIN ZOTERO_ITEM CSL_CITATION {"citationID":"Te4Gx1CQ","properties":{"formattedCitation":"({\\i{}3})","plainCitation":"(3)","noteIndex":0},"citationItems":[{"id":475,"uris":["http://zotero.org/users/2951540/items/MBXYAMVV"],"itemData":{"id":475,"type":"article","abstract":"The effects of assortative mating (AM) on estimates from genetic studies has been receiving increasing attention in recent years. We extend existing AM theory to more general models of sorting and conclude that correct theory-based AM adjustments require knowledge of complicated, unknown historical sorting patterns. We propose a simple, general-purpose approach using polygenic indexes (PGIs). Our approach can estimate the fraction of genetic variance and genetic correlation that is driven by AM. Our approach is less effective when applied to Mendelian randomization (MR) studies for two reasons: AM can induce a form of selection bias in MR studies that remains after our adjustment; and, in the MR context, the adjustment is particularly sensitive to PGI estimation error. Using data from the UK Biobank, we find that AM inflates genetic correlation estimates between health traits and education by 14% on average. Our results suggest caution in interpreting genetic correlations or MR estimates for traits subject to AM.","DOI":"10.1101/2023.09.01.555983","language":"en","license":"© 2023, Posted by Cold Spring Harbor Laboratory. This pre-print is available under a Creative Commons License (Attribution 4.0 International), CC BY 4.0, as described at http://creativecommons.org/licenses/by/4.0/","note":"0 citations (Crossref) [2023-10-11]\npage: 2023.09.01.555983\nsection: New Results","publisher":"bioRxiv","source":"bioRxiv","title":"A general approach to adjusting genetic studies for assortative mating","URL":"https://www.biorxiv.org/content/10.1101/2023.09.01.555983v1","author":[{"family":"Bilghese","given":"Marta"},{"family":"Manansala","given":"Regina"},{"family":"Jaishankar","given":"Dhruva"},{"family":"Jala","given":"Jonathan"},{"family":"Benjamin","given":"Daniel J."},{"family":"Kimball","given":"Miles"},{"family":"Auer","given":"Paul L."},{"family":"Livermore","given":"Michael A."},{"family":"Turley","given":"Patrick"}],"accessed":{"date-parts":[["2023",10,11]]},"issued":{"date-parts":[["2023",9,5]]}}}],"schema":"https://github.com/citation-style-language/schema/raw/master/csl-citation.json"} </w:instrText>
      </w:r>
      <w:r>
        <w:fldChar w:fldCharType="separate"/>
      </w:r>
      <w:r>
        <w:t>(</w:t>
      </w:r>
      <w:r>
        <w:rPr>
          <w:i/>
          <w:iCs/>
        </w:rPr>
        <w:t>3</w:t>
      </w:r>
      <w:r>
        <w:t>)</w:t>
      </w:r>
      <w:r>
        <w:fldChar w:fldCharType="end"/>
      </w:r>
      <w:r>
        <w:t xml:space="preserve">. Second, to the extent that such perturbations are examined, they tend to be examined in isolation, whereas multiple assumptions will be invalid for many traits of interest. For example, the highly-studied years of education phenotype is correlated across mates with a large number of traits, is thought to be subject to indirect genetic effects, and demonstrates complex causal </w:t>
      </w:r>
      <w:r>
        <w:lastRenderedPageBreak/>
        <w:t xml:space="preserve">relations with a number of other phenotypes—for example family wealth, which both impacts educational opportunities in childhood and is inherited through non-genetic mechanisms (i.e., bequests). As a result, despite the availability of increasingly large samples of unrelated genotyped individuals </w:t>
      </w:r>
      <w:r>
        <w:fldChar w:fldCharType="begin"/>
      </w:r>
      <w:r>
        <w:instrText xml:space="preserve"> ADDIN ZOTERO_ITEM CSL_CITATION {"citationID":"MYhPyU8o","properties":{"formattedCitation":"({\\i{}11}, {\\i{}20})","plainCitation":"(11, 20)","noteIndex":0},"citationItems":[{"id":561,"uris":["http://zotero.org/users/2951540/items/JML4JNZ3"],"itemData":{"id":561,"type":"article-journal","abstract":"We conduct a genome-wide association study (GWAS) of educational attainment (EA) in a sample of ~3 million individuals and identify 3,952 approximately uncorrelated genome-wide-significant single-nucleotide polymorphisms (SNPs). A genome-wide polygenic predictor, or polygenic index (PGI), explains 12–16% of EA variance and contributes to risk prediction for ten diseases. Direct effects (i.e., controlling for parental PGIs) explain roughly half the PGI’s magnitude of association with EA and other phenotypes. The correlation between mate-pair PGIs is far too large to be consistent with phenotypic assortment alone, implying additional assortment on PGI-associated factors. In an additional GWAS of dominance deviations from the additive model, we identify no genome-wide-significant SNPs, and a separate X-chromosome additive GWAS identifies 57.","container-title":"Nature Genetics","DOI":"10/gpvj9w","ISSN":"1546-1718","issue":"4","journalAbbreviation":"Nat. Genet.","language":"en","license":"2022 The Author(s)","note":"141 citations (Crossref) [2023-10-11]\nnumber: 4\npublisher: Nature Publishing Group","page":"437-449","source":"www.nature.com","title":"Polygenic prediction of educational attainment within and between families from genome-wide association analyses in 3 million individuals","volume":"54","author":[{"family":"Okbay","given":"Aysu"},{"family":"Wu","given":"Yeda"},{"family":"Wang","given":"Nancy"},{"family":"Jayashankar","given":"Hariharan"},{"family":"Bennett","given":"Michael"},{"family":"Nehzati","given":"Seyed Moeen"},{"family":"Sidorenko","given":"Julia"},{"family":"Kweon","given":"Hyeokmoon"},{"family":"Goldman","given":"Grant"},{"family":"Gjorgjieva","given":"Tamara"},{"family":"Jiang","given":"Yunxuan"},{"family":"Hicks","given":"Barry"},{"family":"Tian","given":"Chao"},{"family":"Hinds","given":"David A."},{"family":"Ahlskog","given":"Rafael"},{"family":"Magnusson","given":"Patrik K. E."},{"family":"Oskarsson","given":"Sven"},{"family":"Hayward","given":"Caroline"},{"family":"Campbell","given":"Archie"},{"family":"Porteous","given":"David J."},{"family":"Freese","given":"Jeremy"},{"family":"Herd","given":"Pamela"},{"family":"Watson","given":"Chelsea"},{"family":"Jala","given":"Jonathan"},{"family":"Conley","given":"Dalton"},{"family":"Koellinger","given":"Philipp D."},{"family":"Johannesson","given":"Magnus"},{"family":"Laibson","given":"David"},{"family":"Meyer","given":"Michelle N."},{"family":"Lee","given":"James J."},{"family":"Kong","given":"Augustine"},{"family":"Yengo","given":"Loic"},{"family":"Cesarini","given":"David"},{"family":"Turley","given":"Patrick"},{"family":"Visscher","given":"Peter M."},{"family":"Beauchamp","given":"Jonathan P."},{"family":"Benjamin","given":"Daniel J."},{"family":"Young","given":"Alexander I."}],"issued":{"date-parts":[["2022",4]]}}},{"id":244,"uris":["http://zotero.org/users/2951540/items/CQ8YH5U2"],"itemData":{"id":244,"type":"article-journal","abstract":"Elevated body mass index (BMI) is heritable and associated with many health conditions that impact morbidity and mortality. The study of the genetic association of BMI across a broad range of common disease conditions offers the opportunity to extend current knowledge regarding the breadth and depth of adiposity-related diseases. We identify 906 (364 novel) and 41 (6 novel) genome-wide significant loci for BMI among participants of European (N~1.1 million) and African (N~100,000) ancestry, respectively. Using a BMI genetic risk score including 2446 variants, 316 diagnoses are associated in the Million Veteran Program, with 96.5% showing increased risk. A co-morbidity network analysis reveals seven disease communities containing multiple interconnected diseases associated with BMI as well as extensive connections across communities. Mendelian randomization analysis confirms numerous phenotypes across a breadth of organ systems, including conditions of the circulatory (heart failure, ischemic heart disease, atrial fibrillation), genitourinary (chronic renal failure), respiratory (respiratory failure, asthma), musculoskeletal and dermatologic systems that are deeply interconnected within and across the disease communities. This work shows that the complex genetic architecture of BMI associates with a broad range of major health conditions, supporting the need for comprehensive approaches to prevent and treat obesity.","container-title":"Nature Communications","DOI":"10/gsvfvq","ISSN":"2041-1723","issue":"1","journalAbbreviation":"Nat. Commun.","language":"en","license":"2022 This is a U.S. Government work and not under copyright protection in the US; foreign copyright protection may apply","note":"13 citations (Crossref) [2023-10-11]\nnumber: 1\npublisher: Nature Publishing Group","page":"7973","source":"www.nature.com","title":"Genomics and phenomics of body mass index reveals a complex disease network","volume":"13","author":[{"family":"Huang","given":"Jie"},{"family":"Huffman","given":"Jennifer E."},{"family":"Huang","given":"Yunfeng"},{"family":"Do Valle","given":"Ítalo"},{"family":"Assimes","given":"Themistocles L."},{"family":"Raghavan","given":"Sridharan"},{"family":"Voight","given":"Benjamin F."},{"family":"Liu","given":"Chang"},{"family":"Barabási","given":"Albert-László"},{"family":"Huang","given":"Rose D. L."},{"family":"Hui","given":"Qin"},{"family":"Nguyen","given":"Xuan-Mai T."},{"family":"Ho","given":"Yuk-Lam"},{"family":"Djousse","given":"Luc"},{"family":"Lynch","given":"Julie A."},{"family":"Vujkovic","given":"Marijana"},{"family":"Tcheandjieu","given":"Catherine"},{"family":"Tang","given":"Hua"},{"family":"Damrauer","given":"Scott M."},{"family":"Reaven","given":"Peter D."},{"family":"Miller","given":"Donald"},{"family":"Phillips","given":"Lawrence S."},{"family":"Ng","given":"Maggie C. Y."},{"family":"Graff","given":"Mariaelisa"},{"family":"Haiman","given":"Christopher A."},{"family":"Loos","given":"Ruth J. F."},{"family":"North","given":"Kari E."},{"family":"Yengo","given":"Loic"},{"family":"Smith","given":"George Davey"},{"family":"Saleheen","given":"Danish"},{"family":"Gaziano","given":"J. Michael"},{"family":"Rader","given":"Daniel J."},{"family":"Tsao","given":"Philip S."},{"family":"Cho","given":"Kelly"},{"family":"Chang","given":"Kyong-Mi"},{"family":"Wilson","given":"Peter W. F."},{"family":"Sun","given":"Yan V."},{"family":"O’Donnell","given":"Christopher J."}],"issued":{"date-parts":[["2022",12,29]]}}}],"schema":"https://github.com/citation-style-language/schema/raw/master/csl-citation.json"} </w:instrText>
      </w:r>
      <w:r>
        <w:fldChar w:fldCharType="separate"/>
      </w:r>
      <w:r>
        <w:t>(</w:t>
      </w:r>
      <w:r>
        <w:rPr>
          <w:i/>
          <w:iCs/>
        </w:rPr>
        <w:t>11</w:t>
      </w:r>
      <w:r>
        <w:t xml:space="preserve">, </w:t>
      </w:r>
      <w:r>
        <w:rPr>
          <w:i/>
          <w:iCs/>
        </w:rPr>
        <w:t>20</w:t>
      </w:r>
      <w:r>
        <w:t>)</w:t>
      </w:r>
      <w:r>
        <w:fldChar w:fldCharType="end"/>
      </w:r>
      <w:r>
        <w:t xml:space="preserve">, the answers to longstanding questions such as whether or not years of education is affected by genes that influence BMI, remain unclear </w:t>
      </w:r>
      <w:r>
        <w:fldChar w:fldCharType="begin"/>
      </w:r>
      <w:r>
        <w:instrText xml:space="preserve"> ADDIN ZOTERO_ITEM CSL_CITATION {"citationID":"XWPckZ9W","properties":{"formattedCitation":"({\\i{}21}, {\\i{}22})","plainCitation":"(21, 22)","noteIndex":0},"citationItems":[{"id":18,"uris":["http://zotero.org/users/2951540/items/HSKN3K2L"],"itemData":{"id":18,"type":"article-journal","abstract":"Estimates from genome-wide association studies (GWAS) of unrelated individuals capture effects of inherited variation (direct effects), demography (population stratification, assortative mating) and relatives (indirect genetic effects). Family-based GWAS designs can control for demographic and indirect genetic effects, but large-scale family datasets have been lacking. We combined data from 178,086 siblings from 19 cohorts to generate population (between-family) and within-sibship (within-family) GWAS estimates for 25 phenotypes. Within-sibship GWAS estimates were smaller than population estimates for height, educational attainment, age at first birth, number of children, cognitive ability, depressive symptoms and smoking. Some differences were observed in downstream SNP heritability, genetic correlations and Mendelian randomization analyses. For example, the within-sibship genetic correlation between educational attainment and body mass index attenuated towards zero. In contrast, analyses of most molecular phenotypes (for example, low-density lipoprotein-cholesterol) were generally consistent. We also found within-sibship evidence of polygenic adaptation on taller height. Here, we illustrate the importance of family-based GWAS data for phenotypes influenced by demographic and indirect genetic effects.","container-title":"Nature Genetics","DOI":"10/gp4rpn","ISSN":"1546-1718","issue":"5","journalAbbreviation":"Nat. Genet.","language":"en","note":"publisher: Nature Publishing Group\ntex.options: useprefix=true\nPMCID: PMC9110300","page":"581–592","source":"DOI.org (Crossref)","title":"Within-sibship genome-wide association analyses decrease bias in estimates of direct genetic effects","volume":"54","author":[{"family":"Howe","given":"Laurence J."},{"family":"Nivard","given":"Michel G."},{"family":"Morris","given":"Tim T."},{"family":"Hansen","given":"Ailin F."},{"family":"Rasheed","given":"Humaira"},{"family":"Cho","given":"Yoonsu"},{"family":"Chittoor","given":"Geetha"},{"family":"Ahlskog","given":"Rafael"},{"family":"Lind","given":"Penelope A."},{"family":"Palviainen","given":"Teemu"},{"family":"Zee","given":"Matthijs D.","non-dropping-particle":"van der"},{"family":"Cheesman","given":"Rosa"},{"family":"Mangino","given":"Massimo"},{"family":"Wang","given":"Yunzhang"},{"family":"Li","given":"Shuai"},{"family":"Klaric","given":"Lucija"},{"family":"Ratliff","given":"Scott M."},{"family":"Bielak","given":"Lawrence F."},{"family":"Nygaard","given":"Marianne"},{"family":"Giannelis","given":"Alexandros"},{"family":"Willoughby","given":"Emily A."},{"family":"Reynolds","given":"Chandra A."},{"family":"Balbona","given":"Jared V."},{"family":"Andreassen","given":"Ole A."},{"family":"Ask","given":"Helga"},{"family":"Baras","given":"Aris"},{"family":"Bauer","given":"Christopher R."},{"family":"Boomsma","given":"Dorret I."},{"family":"Campbell","given":"Archie"},{"family":"Campbell","given":"Harry"},{"family":"Chen","given":"Zhengming"},{"family":"Christofidou","given":"Paraskevi"},{"family":"Corfield","given":"Elizabeth"},{"family":"Dahm","given":"Christina C."},{"family":"Dokuru","given":"Deepika R."},{"family":"Evans","given":"Luke M."},{"family":"Geus","given":"Eco J. C.","non-dropping-particle":"de"},{"family":"Giddaluru","given":"Sudheer"},{"family":"Gordon","given":"Scott D."},{"family":"Harden","given":"K. Paige"},{"family":"Hill","given":"W. David"},{"family":"Hughes","given":"Amanda"},{"family":"Kerr","given":"Shona M."},{"family":"Kim","given":"Yongkang"},{"family":"Kweon","given":"Hyeokmoon"},{"family":"Latvala","given":"Antti"},{"family":"Lawlor","given":"Deborah A."},{"family":"Li","given":"Liming"},{"family":"Lin","given":"Kuang"},{"family":"Magnus","given":"Per"},{"family":"Magnusson","given":"Patrik K. E."},{"family":"Mallard","given":"Travis T."},{"family":"Martikainen","given":"Pekka"},{"family":"Mills","given":"Melinda C."},{"family":"Njølstad","given":"Pål Rasmus"},{"family":"Overton","given":"John D."},{"family":"Pedersen","given":"Nancy L."},{"family":"Porteous","given":"David J."},{"family":"Reid","given":"Jeffrey"},{"family":"Silventoinen","given":"Karri"},{"family":"Southey","given":"Melissa C."},{"family":"Stoltenberg","given":"Camilla"},{"family":"Tucker-Drob","given":"Elliot M."},{"family":"Wright","given":"Margaret J."},{"family":"Hewitt","given":"John K."},{"family":"Keller","given":"Matthew C."},{"family":"Stallings","given":"Michael C."},{"family":"Lee","given":"James J."},{"family":"Christensen","given":"Kaare"},{"family":"Kardia","given":"Sharon L. R."},{"family":"Peyser","given":"Patricia A."},{"family":"Smith","given":"Jennifer A."},{"family":"Wilson","given":"James F."},{"family":"Hopper","given":"John L."},{"family":"Hägg","given":"Sara"},{"family":"Spector","given":"Tim D."},{"family":"Pingault","given":"Jean-Baptiste"},{"family":"Plomin","given":"Robert"},{"family":"Havdahl","given":"Alexandra"},{"family":"Bartels","given":"Meike"},{"family":"Martin","given":"Nicholas G."},{"family":"Oskarsson","given":"Sven"},{"family":"Justice","given":"Anne E."},{"family":"Millwood","given":"Iona Y."},{"family":"Hveem","given":"Kristian"},{"family":"Naess","given":"Øyvind"},{"family":"Willer","given":"Cristen J."},{"family":"Åsvold","given":"Bjørn Olav"},{"family":"Koellinger","given":"Philipp D."},{"family":"Kaprio","given":"Jaakko"},{"family":"Medland","given":"Sarah E."},{"family":"Walters","given":"Robin G."},{"family":"Benjamin","given":"Daniel J."},{"family":"Turley","given":"Patrick"},{"family":"Evans","given":"David M."},{"family":"Davey Smith","given":"George"},{"family":"Hayward","given":"Caroline"},{"family":"Brumpton","given":"Ben"},{"family":"Hemani","given":"Gibran"},{"family":"Davies","given":"Neil M."}],"issued":{"date-parts":[["2022",5]]}}},{"id":4208,"uris":["http://zotero.org/users/2951540/items/T6UYHUNT"],"itemData":{"id":4208,"type":"article","abstract":"Genome-wide association studies (GWAS) have discovered thousands of replicable genetic associations, guiding drug target discovery and powering genetic prediction of human phenotypes and diseases. However, genetic associations can be affected by gene-environment correlations and non-random mating, which can lead to biased inferences in downstream analyses. Family-based GWAS (FGWAS) uses the natural experiment of random assignment of genotype within families to separate out the contribution of direct genetic effects (DGEs) — causal effects of alleles in an individual on an individual — from other factors contributing to genetic associations. Here, we report results from an FGWAS meta-analysis of 34 phenotypes from 17 cohorts. We found evidence that factors uncorrelated with DGEs make substantial contributions to genetic associations for 27 phenotypes, with population stratification confounding — a form of gene-environment correlation — likely the major cause. By estimating SNP heritability and genetic correlations using DGEs, we found evidence that assortative mating has led to overestimation of SNP heritability for 5 phenotypes and overestimation of the degree of shared genetic effects (pleiotropy) between 22 pairs of phenotypes. Polygenic predictors constructed from DGEs are particularly useful for studying natural selection, assortative mating, and indirect genetic effects (effects of relatives’ genes mediated through the family environment). We validate our meta-analysis results by predicting phenotypes in hold-out samples using polygenic predictors constructed from DGEs, achieving statistically significant out-of-sample prediction for 24 phenotypes with little attenuation of predictive power within-families. We provide FGWAS summary statistics for 34 phenotypes that can be used for downstream analyses. Our study provides both a template for performing FGWAS and an argument for its value for debiasing inferences and understanding the impact of environment and mating patterns.","DOI":"10.1101/2024.10.01.24314703","language":"en","license":"© 2024, Posted by Cold Spring Harbor Laboratory. This pre-print is available under a Creative Commons License (Attribution 4.0 International), CC BY 4.0, as described at http://creativecommons.org/licenses/by/4.0/","note":"page: 2024.10.01.24314703\nRead_Status: New\nRead_Status_Date: 2024-10-15T00:27:40.661Z","publisher":"medRxiv","source":"medRxiv","title":"Family-GWAS reveals effects of environment and mating on genetic associations","URL":"https://www.medrxiv.org/content/10.1101/2024.10.01.24314703v1","author":[{"family":"Tan","given":"Tammy"},{"family":"Jayashankar","given":"Hariharan"},{"family":"Guan","given":"Junming"},{"family":"Nehzati","given":"Seyed Moeen"},{"family":"Mir","given":"Mahdi"},{"family":"Bennett","given":"Michael"},{"family":"Agerbo","given":"Esben"},{"family":"Ahlskog","given":"Rafael"},{"family":"Anapaz","given":"Ville Pinto de Andrade"},{"family":"Åsvold","given":"Bjørn Olav"},{"family":"Benonisdottir","given":"Stefania"},{"family":"Bhatta","given":"Laxmi"},{"family":"Boomsma","given":"Dorret I."},{"family":"Brumpton","given":"Ben"},{"family":"Campbell","given":"Archie"},{"family":"Chabris","given":"Christopher F."},{"family":"Cheesman","given":"Rosa"},{"family":"Chen","given":"Zhengming"},{"family":"Group","given":"China Kadoorie Biobank Collaborative"},{"family":"Geus","given":"Eco","dropping-particle":"de"},{"family":"Ehli","given":"Erik A."},{"family":"Elnahas","given":"Abdelrahman G."},{"family":"Team","given":"Estonian Biobank Research"},{"family":"Finngen","given":""},{"family":"Ganna","given":"Andrea"},{"family":"Giannelis","given":"Alexandros"},{"family":"Hakaste","given":"Liisa"},{"family":"Hansen","given":"Ailin Falkmo"},{"family":"Havdahl","given":"Alexandra"},{"family":"Hayward","given":"Caroline"},{"family":"Hottenga","given":"Jouke-Jan"},{"family":"Houmark","given":"Mikkel Aagaard"},{"family":"Hveem","given":"Kristian"},{"family":"Kaprio","given":"Jaakko"},{"family":"Langhammer","given":"Arnulf"},{"family":"Latvala","given":"Antti"},{"family":"Lee","given":"James J."},{"family":"Lehtovirta","given":"Mikko"},{"family":"Li","given":"Liming"},{"family":"Study","given":"LifeLines Cohort"},{"family":"Lin","given":"Kuang"},{"family":"Linnér","given":"Richard Karlsson"},{"family":"Lombardi","given":"Stefano"},{"family":"Martin","given":"Nicholas G."},{"family":"McGue","given":"Matt"},{"family":"Medland","given":"Sarah E."},{"family":"Metspalu","given":"Andres"},{"family":"Mitchell","given":"Brittany L."},{"family":"Ni","given":"Guiyan"},{"family":"Nolte","given":"Ilja M."},{"family":"Oetjens","given":"Matthew T."},{"family":"Oskarsson","given":"Sven"},{"family":"Palviainen","given":"Teemu"},{"family":"Prasad","given":"Rashmi B."},{"family":"Reigo","given":"Anu"},{"family":"Reis","given":"Kadri"},{"family":"Sidorenko","given":"Julia"},{"family":"Silventoinen","given":"Karri"},{"family":"Snieder","given":"Harold"},{"family":"Tuomi","given":"Tiinamaija"},{"family":"Vilhjálmsson","given":"Bjarni J."},{"family":"Walters","given":"Robin G."},{"family":"Willoughby","given":"Emily A."},{"family":"Winsvold","given":"Bendik S."},{"family":"Ystrom","given":"Eivind"},{"family":"Flint","given":"Jonathan"},{"family":"Yengo","given":"Loic"},{"family":"Visscher","given":"Peter M."},{"family":"Kong","given":"Augustine"},{"family":"Tucker-Drob","given":"Elliot M."},{"family":"Border","given":"Richard"},{"family":"Cesarini","given":"David"},{"family":"Turley","given":"Patrick"},{"family":"Okbay","given":"Aysu"},{"family":"Benjamin","given":"Daniel J."},{"family":"Young","given":"Alexander Strudwick"}],"accessed":{"date-parts":[["2024",10,14]]},"issued":{"date-parts":[["2024",10,4]]}}}],"schema":"https://github.com/citation-style-language/schema/raw/master/csl-citation.json"} </w:instrText>
      </w:r>
      <w:r>
        <w:fldChar w:fldCharType="separate"/>
      </w:r>
      <w:r>
        <w:t>(</w:t>
      </w:r>
      <w:r>
        <w:rPr>
          <w:i/>
          <w:iCs/>
        </w:rPr>
        <w:t>21</w:t>
      </w:r>
      <w:r>
        <w:t xml:space="preserve">, </w:t>
      </w:r>
      <w:r>
        <w:rPr>
          <w:i/>
          <w:iCs/>
        </w:rPr>
        <w:t>22</w:t>
      </w:r>
      <w:r>
        <w:t>)</w:t>
      </w:r>
      <w:r>
        <w:fldChar w:fldCharType="end"/>
      </w:r>
      <w:r>
        <w:t>.</w:t>
      </w:r>
      <w:bookmarkStart w:id="3" w:name="_lz6fmfc2gnq6"/>
      <w:bookmarkEnd w:id="3"/>
    </w:p>
    <w:p w14:paraId="583DD744" w14:textId="77777777" w:rsidR="000A7E31" w:rsidRDefault="00000000">
      <w:r>
        <w:t xml:space="preserve">In the current manuscript, we analyze results from genome-wide association studies (GWAS), including estimates of trait heritability and genetic correlations, while relaxing standard </w:t>
      </w:r>
      <w:r>
        <w:rPr>
          <w:lang w:val="en-US"/>
        </w:rPr>
        <w:t xml:space="preserve">additive-genetic </w:t>
      </w:r>
      <w:r>
        <w:t>assumptions</w:t>
      </w:r>
      <w:r>
        <w:rPr>
          <w:lang w:val="en-US"/>
        </w:rPr>
        <w:t xml:space="preserve"> and incorporating additional population processes including </w:t>
      </w:r>
      <w:r>
        <w:t xml:space="preserve">multivariate </w:t>
      </w:r>
      <w:r>
        <w:rPr>
          <w:lang w:val="en-US"/>
        </w:rPr>
        <w:t>xAM—</w:t>
      </w:r>
      <w:r>
        <w:t>when mate choice is non-random with respect to multiple phenotypes</w:t>
      </w:r>
      <w:r>
        <w:rPr>
          <w:lang w:val="en-US"/>
        </w:rPr>
        <w:t xml:space="preserve">—and vertical transmission (VT)—when </w:t>
      </w:r>
      <w:r>
        <w:t xml:space="preserve">parent characteristics influence offspring through non-genetic pathways. Toward this end, we develop </w:t>
      </w:r>
      <w:r>
        <w:rPr>
          <w:i/>
          <w:iCs/>
        </w:rPr>
        <w:t xml:space="preserve">xftsim </w:t>
      </w:r>
      <w:r>
        <w:t>(eXtensible Forward-Time Simulation framework), an open-source tool for scalable genotype / phenotype simulation in the context of complex architectures and mating / transmission dynamics (Table 1).</w:t>
      </w:r>
    </w:p>
    <w:p w14:paraId="57782192" w14:textId="08D20135" w:rsidR="000A7E31" w:rsidRDefault="00000000">
      <w:r>
        <w:t>We show that, under very simple models of non-random mating and vertical transmission, widely used statistical genetic estimators (i.e., association tests, heritability estimators, and genetic correlation estimators) can generate misleading results and biased estimates, even when applied to homogenous groups of unrelated individuals, and that increasing GWAS discovery sample size will only exacerbate such effects.</w:t>
      </w:r>
      <w:r>
        <w:rPr>
          <w:lang w:val="en-US"/>
        </w:rPr>
        <w:t xml:space="preserve"> </w:t>
      </w:r>
      <w:r>
        <w:t xml:space="preserve">In the process, we demonstrate that, for many phenotypes, </w:t>
      </w:r>
      <w:ins w:id="4" w:author="richard border" w:date="2025-12-20T15:20:00Z" w16du:dateUtc="2025-12-20T23:20:00Z">
        <w:r w:rsidR="007C3321" w:rsidRPr="007C3321">
          <w:t>xAM is not only multivariate (i.e., involving more than two phenotypes) but high-dimensional (i.e., cross-mate similarity cannot be reduced to assortment on a single linear index of phenotypes). These concepts are distinct: multivariate xAM can be either unidimensional (if all cross-mate correlations arise from sorting on a single linear combination) or high-dimensional (if multiple independent linear combinations are required</w:t>
        </w:r>
      </w:ins>
      <w:ins w:id="5" w:author="richard border" w:date="2025-12-20T15:21:00Z" w16du:dateUtc="2025-12-20T23:21:00Z">
        <w:r w:rsidR="007C3321">
          <w:t xml:space="preserve">; </w:t>
        </w:r>
        <w:r w:rsidR="007C3321">
          <w:t>#Sfig 20/21)</w:t>
        </w:r>
      </w:ins>
      <w:ins w:id="6" w:author="richard border" w:date="2025-12-20T15:20:00Z" w16du:dateUtc="2025-12-20T23:20:00Z">
        <w:r w:rsidR="007C3321" w:rsidRPr="007C3321">
          <w:t>).</w:t>
        </w:r>
        <w:r w:rsidR="007C3321" w:rsidRPr="007C3321" w:rsidDel="007C3321">
          <w:t xml:space="preserve"> </w:t>
        </w:r>
      </w:ins>
      <w:del w:id="7" w:author="richard border" w:date="2025-12-20T15:20:00Z" w16du:dateUtc="2025-12-20T23:20:00Z">
        <w:r w:rsidDel="007C3321">
          <w:delText xml:space="preserve">xAM is not only multivariate (i.e., visible across many more than two phenotypes) but high-dimensional (i.e., cannot be described a single function of any set of observed or unobserved phenotypes); </w:delText>
        </w:r>
      </w:del>
      <w:del w:id="8" w:author="richard border" w:date="2025-12-20T15:21:00Z" w16du:dateUtc="2025-12-20T23:21:00Z">
        <w:r w:rsidDel="007C3321">
          <w:delText>such</w:delText>
        </w:r>
      </w:del>
      <w:ins w:id="9" w:author="richard border" w:date="2025-12-20T15:21:00Z" w16du:dateUtc="2025-12-20T23:21:00Z">
        <w:r w:rsidR="007C3321">
          <w:t>We also demonstrate</w:t>
        </w:r>
      </w:ins>
      <w:r>
        <w:t xml:space="preserve"> higher-order xAM biases widely-utilized statistical procedures to a greater extent than bivariate xAM and accounts for a larger fraction of previously published estimates of genetic overlap among psychiatric disorders. Further, we demonstrate that perturbations of the aforementioned assumptions combine synergistically to further corrupt understanding of underlying biological relationships. For example, </w:t>
      </w:r>
      <w:ins w:id="10" w:author="richard border" w:date="2025-12-20T15:23:00Z" w16du:dateUtc="2025-12-20T23:23:00Z">
        <w:r w:rsidR="002A0C64" w:rsidRPr="002A0C64">
          <w:t xml:space="preserve">multivariate xAM with exchangeable cross-mate correlations of 0.2—which, </w:t>
        </w:r>
      </w:ins>
      <w:ins w:id="11" w:author="richard border" w:date="2025-12-20T15:24:00Z" w16du:dateUtc="2025-12-20T23:24:00Z">
        <w:r w:rsidR="002A0C64">
          <w:t xml:space="preserve">despite the low per-trait correlations </w:t>
        </w:r>
      </w:ins>
      <w:ins w:id="12" w:author="richard border" w:date="2025-12-20T15:23:00Z" w16du:dateUtc="2025-12-20T23:23:00Z">
        <w:r w:rsidR="002A0C64" w:rsidRPr="00584360">
          <w:t>model</w:t>
        </w:r>
        <w:r w:rsidR="002A0C64" w:rsidRPr="002A0C64">
          <w:t>, implies complete assortment on the standardized trait sum—combined with VT accounting for 5% of phenotypic variance can result in genetic correlation estimates greater than 0.5 despite the complete absence of</w:t>
        </w:r>
        <w:r w:rsidR="002A0C64">
          <w:t xml:space="preserve"> pleiotropy</w:t>
        </w:r>
      </w:ins>
      <w:del w:id="13" w:author="richard border" w:date="2025-12-20T15:23:00Z" w16du:dateUtc="2025-12-20T23:23:00Z">
        <w:r w:rsidDel="002A0C64">
          <w:delText>modest xAM (with cross-mate correlations of 0.2) and modest VT (accounting for 5% of phenotypic variance) together can result in genetic correlation estimates greater than 0.5 despite the complete absence of pleiotropy</w:delText>
        </w:r>
      </w:del>
      <w:r>
        <w:t>. Next, employing a heuristic example involving height, years of education, and wealth, we demonstrate that xAM and VT together can induce spurious genetic signals even for phenotypes with no causal genetic basis whatsoever. Finally, we explore the consequences of gene-environment interactions (G×E) and sample ascertainment in the context of nontrivial mating and transmission dynamics, as well as the extent to which family-based association studies are robust under such circumstances.</w:t>
      </w:r>
    </w:p>
    <w:p w14:paraId="36ACBE06" w14:textId="77777777" w:rsidR="000A7E31" w:rsidRDefault="00000000">
      <w:r>
        <w:t xml:space="preserve">Together, our results highlight a blind spot in our current conceptualization of complex traits genetics: many existing methods are liable to give misleading results when applied to traits subject to complex social and behavioral dynamics. To address this, we provide a powerful simulation-based tool that enables researchers to assess the vulnerability of different methods to a comprehensive set of perturbations of classical assumptions affecting many human traits. </w:t>
      </w:r>
    </w:p>
    <w:p w14:paraId="1C02B9CF" w14:textId="77777777" w:rsidR="000A7E31" w:rsidRDefault="00000000">
      <w:pPr>
        <w:pStyle w:val="Heading1"/>
      </w:pPr>
      <w:bookmarkStart w:id="14" w:name="_Toc199338775"/>
      <w:r>
        <w:t>Results</w:t>
      </w:r>
      <w:bookmarkEnd w:id="14"/>
      <w:r>
        <w:t xml:space="preserve"> </w:t>
      </w:r>
    </w:p>
    <w:p w14:paraId="2F9EF492" w14:textId="77777777" w:rsidR="000A7E31" w:rsidRDefault="00000000">
      <w:pPr>
        <w:pStyle w:val="Heading2"/>
      </w:pPr>
      <w:bookmarkStart w:id="15" w:name="_nk84isjdedys"/>
      <w:bookmarkEnd w:id="15"/>
      <w:r>
        <w:t>xAM is multivariate</w:t>
      </w:r>
    </w:p>
    <w:p w14:paraId="00194BA0" w14:textId="29F4F6AE" w:rsidR="000A7E31" w:rsidRDefault="00000000">
      <w:r>
        <w:t xml:space="preserve">We began by quantifying the complexity of empirical cross-mate correlation structures across a limited collection of quantitative phenotypes chosen on the basis of previous evidence for xAM </w:t>
      </w:r>
      <w:r>
        <w:fldChar w:fldCharType="begin"/>
      </w:r>
      <w:r>
        <w:instrText xml:space="preserve"> ADDIN ZOTERO_ITEM CSL_CITATION {"citationID":"wQvdfM86","properties":{"formattedCitation":"({\\i{}1})","plainCitation":"(1)","noteIndex":0},"citationItems":[{"id":"vvbWxtk6/M4KLfRVm","uris":["http://zotero.org/users/2951540/items/57JWWQIF"],"itemData":{"id":3169,"type":"article-journal","abstract":"The observation of genetic correlations between disparate human traits has been interpreted as evidence of widespread pleiotropy. Here, we introduce cross-trait assortative mating (xAM) as an alternative explanation. We observe that xAM affects many phenotypes and that phenotypic cross-mate correlation estimates are strongly associated with genetic correlation estimates (R2 = 74%). We demonstrate that existing xAM plausibly accounts for substantial fractions of genetic correlation estimates and that previously reported genetic correlation estimates between some pairs of psychiatric disorders are congruent with xAM alone. Finally, we provide evidence for a history of xAM at the genetic level using cross-trait even/odd chromosome polygenic score correlations. Together, our results demonstrate that previous reports have likely overestimated the true genetic similarity between many phenotypes.","container-title":"Science","DOI":"10/gsprmk","issue":"6621","note":"29 citations (Crossref) [2023-09-08]\npublisher: American Association for the Advancement of Science\nPMCID: PMC9901291","page":"754-761","source":"science.org (Atypon)","title":"Cross-trait assortative mating is widespread and inflates genetic correlation estimates","volume":"378","author":[{"family":"Border","given":"Richard"},{"family":"Athanasiadis","given":"Georgios"},{"family":"Buil","given":"Alfonso"},{"family":"Schork","given":"Andrew J."},{"family":"Cai","given":"Na"},{"family":"Young","given":"Alexander I."},{"family":"Werge","given":"Thomas"},{"family":"Flint","given":"Jonathan"},{"family":"Kendler","given":"Kenneth S."},{"family":"Sankararaman","given":"Sriram"},{"family":"Dahl","given":"Andy W."},{"family":"Zaitlen","given":"Noah A."}],"issued":{"date-parts":[["2022",11,18]]}}}],"schema":"https://github.com/citation-style-language/schema/raw/master/csl-citation.json"} </w:instrText>
      </w:r>
      <w:r>
        <w:fldChar w:fldCharType="separate"/>
      </w:r>
      <w:r>
        <w:t>(</w:t>
      </w:r>
      <w:r>
        <w:rPr>
          <w:i/>
          <w:iCs/>
        </w:rPr>
        <w:t>1</w:t>
      </w:r>
      <w:r>
        <w:t>)</w:t>
      </w:r>
      <w:r>
        <w:fldChar w:fldCharType="end"/>
      </w:r>
      <w:r>
        <w:t xml:space="preserve"> and/or hypothesized relevance to </w:t>
      </w:r>
      <w:r>
        <w:lastRenderedPageBreak/>
        <w:t xml:space="preserve">selection </w:t>
      </w:r>
      <w:r>
        <w:fldChar w:fldCharType="begin"/>
      </w:r>
      <w:r>
        <w:instrText xml:space="preserve"> ADDIN ZOTERO_ITEM CSL_CITATION {"citationID":"NnPx0f3q","properties":{"formattedCitation":"({\\i{}23})","plainCitation":"(23)","noteIndex":0},"citationItems":[{"id":793,"uris":["http://zotero.org/users/2951540/items/HL8TIHAV"],"itemData":{"id":793,"type":"article-journal","abstract":"Modern molecular genetic datasets, primarily collected to study the biology of human health and disease, can be used to directly measure the action of natural selection and reveal important features of contemporary human evolution. Here we leverage the UK Biobank data to test for the presence of linear and nonlinear natural selection in a contemporary population of the United Kingdom. We obtain phenotypic and genetic evidence consistent with the action of linear/directional selection. Phenotypic evidence suggests that stabilizing selection, which acts to reduce variance in the population without necessarily modifying the population mean, is widespread and relatively weak in comparison with estimates from other species.","container-title":"Proceedings of the National Academy of Sciences","DOI":"10/gcthn3","ISSN":"0027-8424, 1091-6490","issue":"1","journalAbbreviation":"Proc. Natl. Acad. Sci.","language":"en","note":"74 citations (Crossref) [2023-09-15]\npublisher: Proceedings of the National Academy of Sciences","page":"151-156","source":"pnas.org (Atypon)","title":"Evidence of directional and stabilizing selection in contemporary humans","volume":"115","author":[{"family":"Sanjak","given":"Jaleal S."},{"family":"Sidorenko","given":"Julia"},{"family":"Robinson","given":"Matthew R."},{"family":"Thornton","given":"Kevin R."},{"family":"Visscher","given":"Peter M."}],"issued":{"date-parts":[["2018",1,2]]}}}],"schema":"https://github.com/citation-style-language/schema/raw/master/csl-citation.json"} </w:instrText>
      </w:r>
      <w:r>
        <w:fldChar w:fldCharType="separate"/>
      </w:r>
      <w:r>
        <w:t>(</w:t>
      </w:r>
      <w:r>
        <w:rPr>
          <w:i/>
          <w:iCs/>
        </w:rPr>
        <w:t>23</w:t>
      </w:r>
      <w:r>
        <w:t>)</w:t>
      </w:r>
      <w:r>
        <w:fldChar w:fldCharType="end"/>
      </w:r>
      <w:r>
        <w:t>. We applied canonical correlation analysis (CCA) to the cross-mate-cross-trait correlation structure for 34</w:t>
      </w:r>
      <w:r>
        <w:rPr>
          <w:lang w:val="en-US"/>
        </w:rPr>
        <w:t xml:space="preserve"> psychosocial, socioeconomic, and biomedical</w:t>
      </w:r>
      <w:r>
        <w:t xml:space="preserve"> phenotypes between 8,022 likely mate pairs with complete data in the UK Biobank </w:t>
      </w:r>
      <w:r>
        <w:fldChar w:fldCharType="begin"/>
      </w:r>
      <w:r>
        <w:instrText xml:space="preserve"> ADDIN ZOTERO_ITEM CSL_CITATION {"citationID":"4jepofXO","properties":{"formattedCitation":"({\\i{}24})","plainCitation":"(24)","noteIndex":0},"citationItems":[{"id":529,"uris":["http://zotero.org/users/2951540/items/ANIWMK6M"],"itemData":{"id":529,"type":"article-journal","abstract":"The UK Biobank project is a prospective cohort study with deep genetic and phenotypic data collected on approximately 500,000 individuals from across the United Kingdom, aged between 40 and 69 at recruitment. The open resource is unique in its size and scope. A rich variety of phenotypic and health-related information is available on each participant, including biological measurements, lifestyle indicators, biomarkers in blood and urine, and imaging of the body and brain. Follow-up information is provided by linking health and medical records. Genome-wide genotype data have been collected on all participants, providing many opportunities for the discovery of new genetic associations and the genetic bases of complex traits. Here we describe the centralized analysis of the genetic data, including genotype quality, properties of population structure and relatedness of the genetic data, and efficient phasing and genotype imputation that increases the number of testable variants to around 96 million. Classical allelic variation at 11 human leukocyte antigen genes was imputed, resulting in the recovery of signals with known associations between human leukocyte antigen alleles and many diseases.","container-title":"Nature","DOI":"10/gfb7h2","ISSN":"1476-4687","issue":"7726","journalAbbreviation":"Nature","language":"en","license":"2018 Springer Nature Limited","note":"4446 citations (Crossref) [2023-10-11]\nnumber: 7726\npublisher: Nature Publishing Group","page":"203-209","source":"www.nature.com","title":"The UK biobank resource with deep phenotyping and genomic data","volume":"562","author":[{"family":"Bycroft","given":"Clare"},{"family":"Freeman","given":"Colin"},{"family":"Petkova","given":"Desislava"},{"family":"Band","given":"Gavin"},{"family":"Elliott","given":"Lloyd T."},{"family":"Sharp","given":"Kevin"},{"family":"Motyer","given":"Allan"},{"family":"Vukcevic","given":"Damjan"},{"family":"Delaneau","given":"Olivier"},{"family":"O’Connell","given":"Jared"},{"family":"Cortes","given":"Adrian"},{"family":"Welsh","given":"Samantha"},{"family":"Young","given":"Alan"},{"family":"Effingham","given":"Mark"},{"family":"McVean","given":"Gil"},{"family":"Leslie","given":"Stephen"},{"family":"Allen","given":"Naomi"},{"family":"Donnelly","given":"Peter"},{"family":"Marchini","given":"Jonathan"}],"issued":{"date-parts":[["2018",10]]}}}],"schema":"https://github.com/citation-style-language/schema/raw/master/csl-citation.json"} </w:instrText>
      </w:r>
      <w:r>
        <w:fldChar w:fldCharType="separate"/>
      </w:r>
      <w:r>
        <w:t>(</w:t>
      </w:r>
      <w:r>
        <w:rPr>
          <w:i/>
          <w:iCs/>
        </w:rPr>
        <w:t>24</w:t>
      </w:r>
      <w:r>
        <w:t>)</w:t>
      </w:r>
      <w:r>
        <w:fldChar w:fldCharType="end"/>
      </w:r>
      <w:r>
        <w:t xml:space="preserve"> (Supplementary </w:t>
      </w:r>
      <w:r>
        <w:fldChar w:fldCharType="begin"/>
      </w:r>
      <w:r>
        <w:instrText xml:space="preserve"> REF _Ref179906944 \h  \* MERGEFORMAT </w:instrText>
      </w:r>
      <w:r>
        <w:fldChar w:fldCharType="separate"/>
      </w:r>
      <w:r>
        <w:t>Table</w:t>
      </w:r>
      <w:r>
        <w:rPr>
          <w:b/>
          <w:bCs/>
        </w:rPr>
        <w:t xml:space="preserve"> </w:t>
      </w:r>
      <w:r>
        <w:t>S1</w:t>
      </w:r>
      <w:r>
        <w:fldChar w:fldCharType="end"/>
      </w:r>
      <w:r>
        <w:t>). The cross-mate correlation structure was high-dimensional: 22 canonical vectors evidenced significantly non-zero canonical correlations (</w:t>
      </w:r>
      <w:r>
        <w:rPr>
          <w:i/>
          <w:iCs/>
        </w:rPr>
        <w:t>α</w:t>
      </w:r>
      <w:r>
        <w:t xml:space="preserve">=0.05; see Supplementary Tables </w:t>
      </w:r>
      <w:r>
        <w:fldChar w:fldCharType="begin"/>
      </w:r>
      <w:r>
        <w:instrText xml:space="preserve"> REF _Ref179913214 \h  \* MERGEFORMAT </w:instrText>
      </w:r>
      <w:r>
        <w:fldChar w:fldCharType="separate"/>
      </w:r>
      <w:r>
        <w:t>S2</w:t>
      </w:r>
      <w:r>
        <w:fldChar w:fldCharType="end"/>
      </w:r>
      <w:r>
        <w:t>-</w:t>
      </w:r>
      <w:r>
        <w:fldChar w:fldCharType="begin"/>
      </w:r>
      <w:r>
        <w:instrText xml:space="preserve"> REF _Ref166757883 \h  \* MERGEFORMAT </w:instrText>
      </w:r>
      <w:r>
        <w:fldChar w:fldCharType="separate"/>
      </w:r>
      <w:r>
        <w:t>S3</w:t>
      </w:r>
      <w:r>
        <w:fldChar w:fldCharType="end"/>
      </w:r>
      <w:r>
        <w:t xml:space="preserve"> for complete results) and 8 canonical vectors were required to account for 90% of the sex-averaged relative canonical redundancy (the first canonical vector accounted for 36.7%; </w:t>
      </w:r>
      <w:r>
        <w:fldChar w:fldCharType="begin"/>
      </w:r>
      <w:r>
        <w:instrText xml:space="preserve"> REF _Ref164676801 \h  \* MERGEFORMAT </w:instrText>
      </w:r>
      <w:r>
        <w:fldChar w:fldCharType="separate"/>
      </w:r>
      <w:r>
        <w:t>Figure 1</w:t>
      </w:r>
      <w:r>
        <w:fldChar w:fldCharType="end"/>
      </w:r>
      <w:r>
        <w:t xml:space="preserve">a; see Supplementary Figures </w:t>
      </w:r>
      <w:r>
        <w:fldChar w:fldCharType="begin"/>
      </w:r>
      <w:r>
        <w:instrText xml:space="preserve"> REF _Ref178683965 \h  \* MERGEFORMAT </w:instrText>
      </w:r>
      <w:r>
        <w:fldChar w:fldCharType="separate"/>
      </w:r>
      <w:r>
        <w:t>S1</w:t>
      </w:r>
      <w:r>
        <w:fldChar w:fldCharType="end"/>
      </w:r>
      <w:r>
        <w:t>-</w:t>
      </w:r>
      <w:r>
        <w:fldChar w:fldCharType="begin"/>
      </w:r>
      <w:r>
        <w:instrText xml:space="preserve"> REF _Ref165560309 \h  \* MERGEFORMAT </w:instrText>
      </w:r>
      <w:r>
        <w:fldChar w:fldCharType="separate"/>
      </w:r>
      <w:r>
        <w:t>S2</w:t>
      </w:r>
      <w:r>
        <w:fldChar w:fldCharType="end"/>
      </w:r>
      <w:r>
        <w:t xml:space="preserve"> for supplemental analyses using a larger sample with imputed phenotype data).</w:t>
      </w:r>
      <w:ins w:id="16" w:author="richard border" w:date="2025-12-20T17:15:00Z" w16du:dateUtc="2025-12-21T01:15:00Z">
        <w:r w:rsidR="00584360">
          <w:t xml:space="preserve"> </w:t>
        </w:r>
        <w:r w:rsidR="00584360" w:rsidRPr="00584360">
          <w:t>Notably, assortment along individual dimensions was strong: the first canonical correlation was 0.86, with subsequent correlations of 0.68, 0.59, and 0.52 for the second through fourth canonical variates.</w:t>
        </w:r>
      </w:ins>
    </w:p>
    <w:p w14:paraId="6576F0A5" w14:textId="77777777" w:rsidR="000A7E31" w:rsidRDefault="00000000">
      <w:r>
        <w:rPr>
          <w:lang w:val="en-US"/>
        </w:rPr>
        <w:t xml:space="preserve">We separately quantified the complexity of the empirical cross-mate correlation structure across 11 phenotypes spanning psychiatric and autoimmune disorders in an independent sample of </w:t>
      </w:r>
      <w:r>
        <w:t xml:space="preserve">4,954,870 </w:t>
      </w:r>
      <w:r>
        <w:rPr>
          <w:lang w:val="en-US"/>
        </w:rPr>
        <w:t xml:space="preserve">mates identified in the Taiwan National Health Insurance Research Database </w:t>
      </w:r>
      <w:r>
        <w:rPr>
          <w:lang w:val="en-US"/>
        </w:rPr>
        <w:fldChar w:fldCharType="begin"/>
      </w:r>
      <w:r>
        <w:rPr>
          <w:lang w:val="en-US"/>
        </w:rPr>
        <w:instrText xml:space="preserve"> ADDIN ZOTERO_ITEM CSL_CITATION {"citationID":"DbYVEW9U","properties":{"formattedCitation":"({\\i{}25})","plainCitation":"(25)","noteIndex":0},"citationItems":[{"id":3408,"uris":["http://zotero.org/groups/5384820/items/3NJQJXA3"],"itemData":{"id":3408,"type":"article-journal","abstract":"Personalized medical care focuses on prediction of disease risk and response to medications. To build the risk models, access to both large-scale genomic resources and human genetic studies is required. The Taiwan Biobank (TWB) has generated high-coverage, whole-genome sequencing data from 1492 individuals and genome-wide SNP data from 103,106 individuals of Han Chinese ancestry using custom SNP arrays. Principal components analysis of the genotyping data showed that the full range of Han Chinese genetic variation was found in the cohort. The arrays also include thousands of known functional variants, allowing for simultaneous ascertainment of Mendelian disease-causing mutations and variants that affect drug metabolism. We found that 21.2% of the population are mutation carriers of autosomal recessive diseases, 3.1% have mutations in cancer-predisposing genes, and 87.3% carry variants that affect drug response. We highlight how TWB data provide insight into both population history and disease burden, while showing how widespread genetic testing can be used to improve clinical care.","container-title":"npj Genomic Medicine","DOI":"10/gkgdt7","ISSN":"2056-7944","issue":"1","journalAbbreviation":"npj Genomic Medicine","page":"10","title":"Genetic profiles of 103,106 individuals in the Taiwan Biobank provide insights into the health and history of Han Chinese","volume":"6","author":[{"family":"Wei","given":"Chun-Yu"},{"family":"Yang","given":"Jenn-Hwai"},{"family":"Yeh","given":"Erh-Chan"},{"family":"Tsai","given":"Ming-Fang"},{"family":"Kao","given":"Hsiao-Jung"},{"family":"Lo","given":"Chen-Zen"},{"family":"Chang","given":"Lung-Pao"},{"family":"Lin","given":"Wan-Jia"},{"family":"Hsieh","given":"Feng-Jen"},{"family":"Belsare","given":"Saurabh"},{"family":"Bhaskar","given":"Anand"},{"family":"Su","given":"Ming-Wei"},{"family":"Lee","given":"Te-Chang"},{"family":"Lin","given":"Yi-Ling"},{"family":"Liu","given":"Fu-Tong"},{"family":"Shen","given":"Chen-Yang"},{"family":"Li","given":"Ling-Hui"},{"family":"Chen","given":"Chien-Hsiun"},{"family":"Wall","given":"Jeffrey D."},{"family":"Wu","given":"Jer-Yuarn"},{"family":"Kwok","given":"Pui-Yan"}],"issued":{"date-parts":[["2021",2,11]]}}}],"schema":"https://github.com/citation-style-language/schema/raw/master/csl-citation.json"} </w:instrText>
      </w:r>
      <w:r>
        <w:rPr>
          <w:lang w:val="en-US"/>
        </w:rPr>
        <w:fldChar w:fldCharType="separate"/>
      </w:r>
      <w:r>
        <w:t>(</w:t>
      </w:r>
      <w:r>
        <w:rPr>
          <w:i/>
          <w:iCs/>
        </w:rPr>
        <w:t>25</w:t>
      </w:r>
      <w:r>
        <w:t>)</w:t>
      </w:r>
      <w:r>
        <w:rPr>
          <w:lang w:val="en-US"/>
        </w:rPr>
        <w:fldChar w:fldCharType="end"/>
      </w:r>
      <w:r>
        <w:rPr>
          <w:lang w:val="en-US"/>
        </w:rPr>
        <w:t>. The cross-mate correlation structure was again high-dimensional: 7 canonical variates were required t</w:t>
      </w:r>
      <w:r>
        <w:t xml:space="preserve">o account for 90% of the sex-averaged relative canonical redundancy (the first canonical vector accounted for </w:t>
      </w:r>
      <w:r>
        <w:rPr>
          <w:lang w:val="en-US"/>
        </w:rPr>
        <w:t>26</w:t>
      </w:r>
      <w:r>
        <w:t>.</w:t>
      </w:r>
      <w:r>
        <w:rPr>
          <w:lang w:val="en-US"/>
        </w:rPr>
        <w:t>1</w:t>
      </w:r>
      <w:r>
        <w:t xml:space="preserve">%; </w:t>
      </w:r>
      <w:r>
        <w:fldChar w:fldCharType="begin"/>
      </w:r>
      <w:r>
        <w:instrText xml:space="preserve"> REF _Ref164676801 \h  \* MERGEFORMAT </w:instrText>
      </w:r>
      <w:r>
        <w:fldChar w:fldCharType="separate"/>
      </w:r>
      <w:r>
        <w:t>Figure 1</w:t>
      </w:r>
      <w:r>
        <w:fldChar w:fldCharType="end"/>
      </w:r>
      <w:r>
        <w:rPr>
          <w:lang w:val="en-US"/>
        </w:rPr>
        <w:t>b; see Supplemental Table S4 for cross-mate correlation estimates)</w:t>
      </w:r>
      <w:r>
        <w:t>.</w:t>
      </w:r>
    </w:p>
    <w:p w14:paraId="1EFADAA3" w14:textId="77777777" w:rsidR="000A7E31" w:rsidRDefault="00000000">
      <w:r>
        <w:rPr>
          <w:lang w:val="en-US"/>
        </w:rPr>
        <w:t xml:space="preserve">Together, these results </w:t>
      </w:r>
      <w:r>
        <w:t>impl</w:t>
      </w:r>
      <w:r>
        <w:rPr>
          <w:lang w:val="en-US"/>
        </w:rPr>
        <w:t>y</w:t>
      </w:r>
      <w:r>
        <w:t xml:space="preserve"> that the full complexity of mate similarity, even across a limited number of phenotypes, cannot be fully characterized by one or two linear dimensions corresponding to physical appearance and/or a unidimensional social class construct as has been recently suggested </w:t>
      </w:r>
      <w:r>
        <w:fldChar w:fldCharType="begin"/>
      </w:r>
      <w:r>
        <w:instrText xml:space="preserve"> ADDIN ZOTERO_ITEM CSL_CITATION {"citationID":"1LHzggvU","properties":{"formattedCitation":"({\\i{}26})","plainCitation":"(26)","noteIndex":0},"citationItems":[{"id":881,"uris":["http://zotero.org/users/2951540/items/UMIRWHXT"],"itemData":{"id":881,"type":"article-journal","abstract":"A lineage of 422,374 English people (1600 to 2022) contains correlations in social outcomes among relatives as distant as 4th cousins. These correlations show striking patterns. The first is the strong persistence of social status across family trees. Correlations decline by a factor of only 0.79 across each generation. Even fourth cousins, with a common ancestor only five generations earlier, show significant status correlations. The second remarkable feature is that the decline in correlation with genetic distance in the lineage is unchanged from 1600 to 2022. Vast social changes in England between 1600 and 2022 would have been expected to increase social mobility. Yet people in 2022 remain correlated in outcomes with their lineage relatives in exactly the same way as in preindustrial England. The third surprising feature is that the correlations parallel those of a simple model of additive genetic determination of status, with a genetic correlation in marriage of 0.57.","container-title":"Proceedings of the National Academy of Sciences","DOI":"10/gsqrf8","ISSN":"0027-8424, 1091-6490","issue":"27","journalAbbreviation":"Proc. Natl. Acad. Sci.","language":"en","note":"3 citations (Crossref) [2023-09-15]\npublisher: Proceedings of the National Academy of Sciences","page":"e2300926120","source":"pnas.org (Atypon)","title":"The inheritance of social status: england, 1600 to 2022","title-short":"The inheritance of social status","volume":"120","author":[{"family":"Clark","given":"Gregory"}],"issued":{"date-parts":[["2023",7,4]]}}}],"schema":"https://github.com/citation-style-language/schema/raw/master/csl-citation.json"} </w:instrText>
      </w:r>
      <w:r>
        <w:fldChar w:fldCharType="separate"/>
      </w:r>
      <w:r>
        <w:t>(</w:t>
      </w:r>
      <w:r>
        <w:rPr>
          <w:i/>
          <w:iCs/>
        </w:rPr>
        <w:t>26</w:t>
      </w:r>
      <w:r>
        <w:t>)</w:t>
      </w:r>
      <w:r>
        <w:fldChar w:fldCharType="end"/>
      </w:r>
      <w:r>
        <w:t>. Instead, assortment is multifaceted, with many traits loading onto multiple canonical vectors. We further develop and differentiate the concepts of multivariate and multidimensional mating regimes in the Online Methods.</w:t>
      </w:r>
    </w:p>
    <w:p w14:paraId="18A26786" w14:textId="77777777" w:rsidR="000A7E31" w:rsidRDefault="00000000">
      <w:pPr>
        <w:pStyle w:val="Heading2"/>
      </w:pPr>
      <w:r>
        <w:t>Multivariate xAM induces severe biases relative to bivariate xAM</w:t>
      </w:r>
    </w:p>
    <w:p w14:paraId="296A3E06" w14:textId="77777777" w:rsidR="000A7E31" w:rsidRDefault="00000000">
      <w:r>
        <w:t xml:space="preserve">Having observed that multivariate xAM appears to be widespread across multiple phenotypic domains, we sought to quantify its potential impacts across a range of commonly applied methods for inferring genetic architecture by comparing bivariate xAM to 5-variate xAM. To enable this and all other simulations we present, we developed the </w:t>
      </w:r>
      <w:r>
        <w:rPr>
          <w:i/>
          <w:iCs/>
        </w:rPr>
        <w:t>xftsim</w:t>
      </w:r>
      <w:r>
        <w:t xml:space="preserve"> software tool for human complex trait genetics research </w:t>
      </w:r>
      <w:r>
        <w:fldChar w:fldCharType="begin"/>
      </w:r>
      <w:r>
        <w:instrText xml:space="preserve"> ADDIN ZOTERO_ITEM CSL_CITATION {"citationID":"xbKcrJn9","properties":{"formattedCitation":"({\\i{}27})","plainCitation":"(27)","noteIndex":0},"citationItems":[{"id":4548,"uris":["http://zotero.org/users/2951540/items/NMI36K8S","http://zotero.org/users/2951540/items/WJVH5I5W"],"itemData":{"id":4548,"type":"software","abstract":"Release accompanying preprint","note":"DOI: 10.5281/zenodo.15537315","publisher":"Zenodo","source":"Zenodo","title":"xftsim: eXtensible Forward Time SIMulator v0.2.0","title-short":"xftsim","URL":"https://zenodo.org/records/15537315","author":[{"family":"Border","given":"Richard"}],"accessed":{"date-parts":[["2025",5,28]]},"issued":{"date-parts":[["2025",5,28]]}}}],"schema":"https://github.com/citation-style-language/schema/raw/master/csl-citation.json"} </w:instrText>
      </w:r>
      <w:r>
        <w:fldChar w:fldCharType="separate"/>
      </w:r>
      <w:r>
        <w:t>(</w:t>
      </w:r>
      <w:r>
        <w:rPr>
          <w:i/>
          <w:iCs/>
        </w:rPr>
        <w:t>27</w:t>
      </w:r>
      <w:r>
        <w:t>)</w:t>
      </w:r>
      <w:r>
        <w:fldChar w:fldCharType="end"/>
      </w:r>
      <w:r>
        <w:t xml:space="preserve">. </w:t>
      </w:r>
      <w:r>
        <w:rPr>
          <w:i/>
          <w:iCs/>
        </w:rPr>
        <w:t>xftsim</w:t>
      </w:r>
      <w:r>
        <w:t xml:space="preserve"> allows users to model a wide variety of genetic architectures, mating regimes, and transmission dynamics as well as their effects on population statistics (e.g. allele-substitution effects, heritability, and genetic correlation) and estimators thereof. We provide an overview of the capabilities of </w:t>
      </w:r>
      <w:r>
        <w:rPr>
          <w:i/>
          <w:iCs/>
        </w:rPr>
        <w:t>xftsim</w:t>
      </w:r>
      <w:r>
        <w:t xml:space="preserve"> in </w:t>
      </w:r>
      <w:r>
        <w:fldChar w:fldCharType="begin"/>
      </w:r>
      <w:r>
        <w:instrText xml:space="preserve"> REF _Ref169275809 \h  \* MERGEFORMAT </w:instrText>
      </w:r>
      <w:r>
        <w:fldChar w:fldCharType="separate"/>
      </w:r>
      <w:r>
        <w:t xml:space="preserve">Table </w:t>
      </w:r>
      <w:r>
        <w:fldChar w:fldCharType="end"/>
      </w:r>
      <w:r>
        <w:t>1 and describe the implementation of multivariate mating and transmission regimes in the Online Methods.</w:t>
      </w:r>
    </w:p>
    <w:p w14:paraId="38112CEE" w14:textId="5DD5C278" w:rsidR="00E30A6C" w:rsidRDefault="00000000">
      <w:pPr>
        <w:rPr>
          <w:ins w:id="17" w:author="richard border" w:date="2025-12-20T17:25:00Z" w16du:dateUtc="2025-12-21T01:25:00Z"/>
        </w:rPr>
      </w:pPr>
      <w:r>
        <w:t xml:space="preserve">Using </w:t>
      </w:r>
      <w:r>
        <w:rPr>
          <w:i/>
          <w:iCs/>
        </w:rPr>
        <w:t>xftsim</w:t>
      </w:r>
      <w:r>
        <w:t>,</w:t>
      </w:r>
      <w:r>
        <w:rPr>
          <w:i/>
          <w:iCs/>
        </w:rPr>
        <w:t xml:space="preserve"> </w:t>
      </w:r>
      <w:r>
        <w:t xml:space="preserve">we simulated sets of two or five phenotypes subject to exchangeable cross-mate cross-trait correlations of 0.2 (i.e., such that all trait pairs are equicorrelated across mates), each with panmictic heritabilities </w:t>
      </w:r>
      <m:oMath>
        <m:sSubSup>
          <m:sSubSupPr>
            <m:ctrlPr>
              <w:rPr>
                <w:rFonts w:ascii="Cambria Math" w:hAnsi="Cambria Math"/>
              </w:rPr>
            </m:ctrlPr>
          </m:sSubSupPr>
          <m:e>
            <m:r>
              <w:rPr>
                <w:rFonts w:ascii="Cambria Math" w:hAnsi="Cambria Math"/>
              </w:rPr>
              <m:t>h</m:t>
            </m:r>
          </m:e>
          <m:sub>
            <m:r>
              <m:rPr>
                <m:sty m:val="p"/>
              </m:rPr>
              <w:rPr>
                <w:rFonts w:ascii="Cambria Math" w:hAnsi="Cambria Math"/>
              </w:rPr>
              <m:t>0</m:t>
            </m:r>
          </m:sub>
          <m:sup>
            <m:r>
              <m:rPr>
                <m:sty m:val="p"/>
              </m:rPr>
              <w:rPr>
                <w:rFonts w:ascii="Cambria Math" w:hAnsi="Cambria Math"/>
              </w:rPr>
              <m:t>2</m:t>
            </m:r>
          </m:sup>
        </m:sSubSup>
      </m:oMath>
      <w:r>
        <w:t>=0.5 and  non-overlapping causal variant sets, partitioning the genome such that each variant was causal for one and only one phenotype.</w:t>
      </w:r>
      <w:ins w:id="18" w:author="richard border" w:date="2025-12-20T17:18:00Z" w16du:dateUtc="2025-12-21T01:18:00Z">
        <w:r w:rsidR="000122A0">
          <w:t xml:space="preserve"> T</w:t>
        </w:r>
      </w:ins>
      <w:ins w:id="19" w:author="richard border" w:date="2025-12-20T17:19:00Z" w16du:dateUtc="2025-12-21T01:19:00Z">
        <w:r w:rsidR="000122A0">
          <w:t>his exchangeable</w:t>
        </w:r>
      </w:ins>
      <w:del w:id="20" w:author="richard border" w:date="2025-12-20T17:18:00Z" w16du:dateUtc="2025-12-21T01:18:00Z">
        <w:r w:rsidDel="000122A0">
          <w:delText xml:space="preserve"> </w:delText>
        </w:r>
      </w:del>
      <w:ins w:id="21" w:author="richard border" w:date="2025-12-20T17:18:00Z" w16du:dateUtc="2025-12-21T01:18:00Z">
        <w:r w:rsidR="000122A0" w:rsidRPr="000122A0">
          <w:t xml:space="preserve"> correlation structure is unidimensional: all cross-mate correlations arise from sorting on the standardized sum of traits, with latent correlation equal to</w:t>
        </w:r>
      </w:ins>
      <w:ins w:id="22" w:author="richard border" w:date="2025-12-20T17:19:00Z" w16du:dateUtc="2025-12-21T01:19:00Z">
        <w:r w:rsidR="000122A0">
          <w:t xml:space="preserve"> </w:t>
        </w:r>
        <w:r w:rsidR="000122A0" w:rsidRPr="000122A0">
          <w:rPr>
            <w:i/>
            <w:iCs/>
            <w:rPrChange w:id="23" w:author="richard border" w:date="2025-12-20T17:19:00Z" w16du:dateUtc="2025-12-21T01:19:00Z">
              <w:rPr/>
            </w:rPrChange>
          </w:rPr>
          <w:t>r</w:t>
        </w:r>
      </w:ins>
      <w:ins w:id="24" w:author="richard border" w:date="2025-12-20T17:20:00Z" w16du:dateUtc="2025-12-21T01:20:00Z">
        <w:r w:rsidR="000122A0">
          <w:rPr>
            <w:rFonts w:ascii="Cambria Math" w:hAnsi="Cambria Math"/>
            <w:i/>
            <w:iCs/>
          </w:rPr>
          <w:t>⋅</w:t>
        </w:r>
      </w:ins>
      <w:ins w:id="25" w:author="richard border" w:date="2025-12-20T17:19:00Z" w16du:dateUtc="2025-12-21T01:19:00Z">
        <w:r w:rsidR="000122A0" w:rsidRPr="000122A0">
          <w:rPr>
            <w:i/>
            <w:iCs/>
            <w:rPrChange w:id="26" w:author="richard border" w:date="2025-12-20T17:19:00Z" w16du:dateUtc="2025-12-21T01:19:00Z">
              <w:rPr/>
            </w:rPrChange>
          </w:rPr>
          <w:t>K</w:t>
        </w:r>
      </w:ins>
      <w:ins w:id="27" w:author="richard border" w:date="2025-12-20T17:18:00Z" w16du:dateUtc="2025-12-21T01:18:00Z">
        <w:r w:rsidR="000122A0" w:rsidRPr="000122A0">
          <w:t xml:space="preserve"> (where </w:t>
        </w:r>
        <w:r w:rsidR="000122A0" w:rsidRPr="000122A0">
          <w:rPr>
            <w:i/>
            <w:iCs/>
            <w:rPrChange w:id="28" w:author="richard border" w:date="2025-12-20T17:20:00Z" w16du:dateUtc="2025-12-21T01:20:00Z">
              <w:rPr/>
            </w:rPrChange>
          </w:rPr>
          <w:t>K</w:t>
        </w:r>
        <w:r w:rsidR="000122A0" w:rsidRPr="000122A0">
          <w:t xml:space="preserve"> is the number of traits). For 5 traits at </w:t>
        </w:r>
        <w:r w:rsidR="000122A0" w:rsidRPr="000122A0">
          <w:rPr>
            <w:i/>
            <w:iCs/>
            <w:rPrChange w:id="29" w:author="richard border" w:date="2025-12-20T17:19:00Z" w16du:dateUtc="2025-12-21T01:19:00Z">
              <w:rPr/>
            </w:rPrChange>
          </w:rPr>
          <w:t>r</w:t>
        </w:r>
        <w:r w:rsidR="000122A0" w:rsidRPr="000122A0">
          <w:t>=0.2, this implies a latent correlation of 1.0. We note that this represents a boundary case for unidimensional models. However, existing methods proposed for measuring or accounting for xAM assume precisely this structure—that multivariate cross-mate similarity can be reduced to a single sorting dimension</w:t>
        </w:r>
      </w:ins>
      <w:ins w:id="30" w:author="richard border" w:date="2025-12-20T17:22:00Z" w16du:dateUtc="2025-12-21T01:22:00Z">
        <w:r w:rsidR="00874275">
          <w:t xml:space="preserve"> ####</w:t>
        </w:r>
      </w:ins>
      <w:ins w:id="31" w:author="richard border" w:date="2025-12-20T17:18:00Z" w16du:dateUtc="2025-12-21T01:18:00Z">
        <w:r w:rsidR="000122A0" w:rsidRPr="000122A0">
          <w:t>. Our empirical CCA results demonstrate that this assumption is violated, and we additionally present simulations using empirical (high-dimensional) correlation structures in Figures 2 and 4.</w:t>
        </w:r>
      </w:ins>
      <w:ins w:id="32" w:author="richard border" w:date="2025-12-20T17:19:00Z" w16du:dateUtc="2025-12-21T01:19:00Z">
        <w:r w:rsidR="000122A0">
          <w:t xml:space="preserve"> </w:t>
        </w:r>
      </w:ins>
      <w:ins w:id="33" w:author="richard border" w:date="2025-12-20T17:26:00Z" w16du:dateUtc="2025-12-21T01:26:00Z">
        <w:r w:rsidR="00E30A6C">
          <w:t>We</w:t>
        </w:r>
      </w:ins>
      <w:ins w:id="34" w:author="richard border" w:date="2025-12-20T17:19:00Z" w16du:dateUtc="2025-12-21T01:19:00Z">
        <w:r w:rsidR="000122A0">
          <w:t xml:space="preserve"> present </w:t>
        </w:r>
      </w:ins>
      <w:ins w:id="35" w:author="richard border" w:date="2025-12-20T17:20:00Z" w16du:dateUtc="2025-12-21T01:20:00Z">
        <w:r w:rsidR="000122A0">
          <w:t xml:space="preserve">supplementary analyses </w:t>
        </w:r>
      </w:ins>
      <w:ins w:id="36" w:author="richard border" w:date="2025-12-20T17:21:00Z" w16du:dateUtc="2025-12-21T01:21:00Z">
        <w:r w:rsidR="00874275">
          <w:t>with</w:t>
        </w:r>
        <w:r w:rsidR="00874275" w:rsidRPr="000122A0">
          <w:t xml:space="preserve"> </w:t>
        </w:r>
      </w:ins>
      <w:ins w:id="37" w:author="richard border" w:date="2025-12-20T17:24:00Z" w16du:dateUtc="2025-12-21T01:24:00Z">
        <w:r w:rsidR="00E30A6C">
          <w:t xml:space="preserve">exchangeable correlations of </w:t>
        </w:r>
      </w:ins>
      <w:ins w:id="38" w:author="richard border" w:date="2025-12-20T17:21:00Z" w16du:dateUtc="2025-12-21T01:21:00Z">
        <w:r w:rsidR="00874275" w:rsidRPr="000122A0">
          <w:t>0.</w:t>
        </w:r>
        <w:r w:rsidR="00874275">
          <w:t>1</w:t>
        </w:r>
      </w:ins>
      <w:ins w:id="39" w:author="richard border" w:date="2025-12-20T17:25:00Z" w16du:dateUtc="2025-12-21T01:25:00Z">
        <w:r w:rsidR="00E30A6C">
          <w:t xml:space="preserve"> in </w:t>
        </w:r>
        <w:r w:rsidR="00E30A6C" w:rsidRPr="00E30A6C">
          <w:t>Supplementary Figure SXb</w:t>
        </w:r>
      </w:ins>
      <w:ins w:id="40" w:author="richard border" w:date="2025-12-20T17:26:00Z" w16du:dateUtc="2025-12-21T01:26:00Z">
        <w:r w:rsidR="00E30A6C">
          <w:t xml:space="preserve"> and examine </w:t>
        </w:r>
        <w:r w:rsidR="00E30A6C" w:rsidRPr="00E30A6C">
          <w:t>the relationship between the number of traits, pairwise correlations, and bias under fixed latent correlation (Supplementary Figure SXa).</w:t>
        </w:r>
      </w:ins>
    </w:p>
    <w:p w14:paraId="0E42B69E" w14:textId="6911CE3D" w:rsidR="000122A0" w:rsidRDefault="00E30A6C">
      <w:pPr>
        <w:rPr>
          <w:ins w:id="41" w:author="richard border" w:date="2025-12-20T17:18:00Z" w16du:dateUtc="2025-12-21T01:18:00Z"/>
        </w:rPr>
      </w:pPr>
      <w:ins w:id="42" w:author="richard border" w:date="2025-12-20T17:25:00Z" w16du:dateUtc="2025-12-21T01:25:00Z">
        <w:r>
          <w:lastRenderedPageBreak/>
          <w:t xml:space="preserve">. which </w:t>
        </w:r>
        <w:r w:rsidRPr="00E30A6C">
          <w:t>show qualitatively similar but attenuated biases under xAM alone, though biases remain substantial when combined with vertical transmission (Supplementary Figure SXb</w:t>
        </w:r>
      </w:ins>
      <w:ins w:id="43" w:author="richard border" w:date="2025-12-20T17:27:00Z" w16du:dateUtc="2025-12-21T01:27:00Z">
        <w:r w:rsidR="005411CA">
          <w:t>##</w:t>
        </w:r>
      </w:ins>
      <w:ins w:id="44" w:author="richard border" w:date="2025-12-20T17:25:00Z" w16du:dateUtc="2025-12-21T01:25:00Z">
        <w:r w:rsidRPr="00E30A6C">
          <w:t>). We also examined the relationship between the number of traits, pairwise correlations, and bias under fixed latent correlation (Supplementary Figure S</w:t>
        </w:r>
      </w:ins>
      <w:ins w:id="45" w:author="richard border" w:date="2025-12-20T17:27:00Z" w16du:dateUtc="2025-12-21T01:27:00Z">
        <w:r w:rsidR="00B511FE">
          <w:t>X</w:t>
        </w:r>
      </w:ins>
      <w:ins w:id="46" w:author="richard border" w:date="2025-12-20T17:25:00Z" w16du:dateUtc="2025-12-21T01:25:00Z">
        <w:r w:rsidRPr="00E30A6C">
          <w:t>a</w:t>
        </w:r>
      </w:ins>
      <w:ins w:id="47" w:author="richard border" w:date="2025-12-20T17:27:00Z" w16du:dateUtc="2025-12-21T01:27:00Z">
        <w:r w:rsidR="005411CA">
          <w:t>##</w:t>
        </w:r>
      </w:ins>
      <w:ins w:id="48" w:author="richard border" w:date="2025-12-20T17:25:00Z" w16du:dateUtc="2025-12-21T01:25:00Z">
        <w:r w:rsidRPr="00E30A6C">
          <w:t>).</w:t>
        </w:r>
      </w:ins>
    </w:p>
    <w:p w14:paraId="6BDA2473" w14:textId="7F3E25F2" w:rsidR="000A7E31" w:rsidRDefault="00000000">
      <w:r>
        <w:t xml:space="preserve">At each generation, we computed the true heritability </w:t>
      </w:r>
      <m:oMath>
        <m:sSup>
          <m:sSupPr>
            <m:ctrlPr>
              <w:rPr>
                <w:rFonts w:ascii="Cambria Math" w:hAnsi="Cambria Math"/>
                <w:i/>
              </w:rPr>
            </m:ctrlPr>
          </m:sSupPr>
          <m:e>
            <m:r>
              <w:rPr>
                <w:rFonts w:ascii="Cambria Math" w:hAnsi="Cambria Math"/>
              </w:rPr>
              <m:t>h</m:t>
            </m:r>
          </m:e>
          <m:sup>
            <m:r>
              <w:rPr>
                <w:rFonts w:ascii="Cambria Math" w:hAnsi="Cambria Math"/>
              </w:rPr>
              <m:t>2</m:t>
            </m:r>
          </m:sup>
        </m:sSup>
      </m:oMath>
      <w:r>
        <w:t xml:space="preserve"> (the ratio of the additive genetic and phenotypic variance components) and true polygenic index (PGI) correlation </w:t>
      </w:r>
      <m:oMath>
        <m:sSub>
          <m:sSubPr>
            <m:ctrlPr>
              <w:rPr>
                <w:rFonts w:ascii="Cambria Math" w:hAnsi="Cambria Math"/>
                <w:i/>
              </w:rPr>
            </m:ctrlPr>
          </m:sSubPr>
          <m:e>
            <m:r>
              <w:rPr>
                <w:rFonts w:ascii="Cambria Math" w:hAnsi="Cambria Math"/>
              </w:rPr>
              <m:t>r</m:t>
            </m:r>
          </m:e>
          <m:sub>
            <m:r>
              <m:rPr>
                <m:sty m:val="p"/>
              </m:rPr>
              <w:rPr>
                <w:rFonts w:ascii="Cambria Math" w:hAnsi="Cambria Math"/>
              </w:rPr>
              <m:t>score</m:t>
            </m:r>
          </m:sub>
        </m:sSub>
      </m:oMath>
      <w:r>
        <w:t xml:space="preserve"> (i.e. the correlation between phenotypes’ additive genetic components), both of which increase over successive generations of assortment </w:t>
      </w:r>
      <w:r>
        <w:fldChar w:fldCharType="begin"/>
      </w:r>
      <w:r>
        <w:instrText xml:space="preserve"> ADDIN ZOTERO_ITEM CSL_CITATION {"citationID":"7BG1qxEh","properties":{"formattedCitation":"({\\i{}28}, {\\i{}29})","plainCitation":"(28, 29)","noteIndex":0},"citationItems":[{"id":653,"uris":["http://zotero.org/users/2951540/items/P9WM4UGN"],"itemData":{"id":653,"type":"article-journal","abstract":"Abstract: The equilibrium correlation between various close relatives is calculated for phenotypic assortative mating for a character determined by...","container-title":"Annals of Human Genetics","DOI":"10/frksb5","ISSN":"0003-4800","issue":"1","journalAbbreviation":"Ann. Hum. Genet.","language":"en","license":"http://onlinelibrary.wiley.com/termsAndConditions#vor","note":"PMID: 686681\nCitation Key Alias: NagylCorrelation1978a, NagylCorrelation1978b","page":"131-137","source":"europepmc.org","title":"The correlation between relatives with assortative mating.","volume":"42","author":[{"family":"Nagylaki","given":"T."}],"issued":{"date-parts":[["1978",7]]}}},{"id":50,"uris":["http://zotero.org/users/2951540/items/98ILMIRE"],"itemData":{"id":50,"type":"article-journal","abstract":"The gametic model introduced by Gimelfarb (1982, Theor. Pop. Biol.22, 324–366) is applied to investigating the dynamics, represented in the model by a second-order recurrence equation, the the variance of sex-independent and sex-controlled characters under assortative mating. It is shown that, for any additive character, there always exists a unique equilibrium for the variance, which is stable. Dynamical properties of the variance under positive and negative matings are considered, and numerical evaluations of the equilibrium values as well as of the dynamical changes of the variance are presented. Comparisons with results from a biological experiment are made.","container-title":"Theoretical Population Biology","DOI":"10/bx6dm6","ISSN":"0040-5809","issue":"3","journalAbbreviation":"Theor. Popul Biol.","language":"en","license":"https://www.elsevier.com/tdm/userlicense/1.0/","page":"312-330","source":"ScienceDirect","title":"Quantitative characters under assortative mating: gametic model","title-short":"Quantitative characters under assortative mating","volume":"25","author":[{"family":"Gimelfarb","given":"A."}],"issued":{"date-parts":[["1984",6,1]]}}}],"schema":"https://github.com/citation-style-language/schema/raw/master/csl-citation.json"} </w:instrText>
      </w:r>
      <w:r>
        <w:fldChar w:fldCharType="separate"/>
      </w:r>
      <w:r>
        <w:t>(</w:t>
      </w:r>
      <w:r>
        <w:rPr>
          <w:i/>
          <w:iCs/>
        </w:rPr>
        <w:t>28</w:t>
      </w:r>
      <w:r>
        <w:t xml:space="preserve">, </w:t>
      </w:r>
      <w:r>
        <w:rPr>
          <w:i/>
          <w:iCs/>
        </w:rPr>
        <w:t>29</w:t>
      </w:r>
      <w:r>
        <w:t>)</w:t>
      </w:r>
      <w:r>
        <w:fldChar w:fldCharType="end"/>
      </w:r>
      <w:r>
        <w:t xml:space="preserve">, as well as the corresponding Haseman-Elston estimators, </w:t>
      </w:r>
      <w:bookmarkStart w:id="49" w:name="_Hlk161225821"/>
      <m:oMath>
        <m:sSubSup>
          <m:sSubSupPr>
            <m:ctrlPr>
              <w:rPr>
                <w:rFonts w:ascii="Cambria Math" w:hAnsi="Cambria Math"/>
              </w:rPr>
            </m:ctrlPr>
          </m:sSubSupPr>
          <m:e>
            <m:acc>
              <m:accPr>
                <m:ctrlPr>
                  <w:rPr>
                    <w:rFonts w:ascii="Cambria Math" w:hAnsi="Cambria Math"/>
                    <w:i/>
                    <w:iCs/>
                  </w:rPr>
                </m:ctrlPr>
              </m:accPr>
              <m:e>
                <m:r>
                  <w:rPr>
                    <w:rFonts w:ascii="Cambria Math" w:hAnsi="Cambria Math"/>
                  </w:rPr>
                  <m:t>h</m:t>
                </m:r>
              </m:e>
            </m:acc>
          </m:e>
          <m:sub>
            <m:r>
              <m:rPr>
                <m:sty m:val="p"/>
              </m:rPr>
              <w:rPr>
                <w:rFonts w:ascii="Cambria Math" w:hAnsi="Cambria Math"/>
              </w:rPr>
              <m:t>HE</m:t>
            </m:r>
          </m:sub>
          <m:sup>
            <m:r>
              <m:rPr>
                <m:sty m:val="p"/>
              </m:rPr>
              <w:rPr>
                <w:rFonts w:ascii="Cambria Math" w:hAnsi="Cambria Math"/>
              </w:rPr>
              <m:t>2</m:t>
            </m:r>
          </m:sup>
        </m:sSubSup>
        <m:r>
          <w:rPr>
            <w:rFonts w:ascii="Cambria Math" w:hAnsi="Cambria Math"/>
          </w:rPr>
          <m:t xml:space="preserve"> </m:t>
        </m:r>
      </m:oMath>
      <w:bookmarkEnd w:id="49"/>
      <w:r>
        <w:t xml:space="preserve">and </w:t>
      </w:r>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m:rPr>
                <m:sty m:val="p"/>
              </m:rPr>
              <w:rPr>
                <w:rFonts w:ascii="Cambria Math" w:hAnsi="Cambria Math"/>
              </w:rPr>
              <m:t>HE</m:t>
            </m:r>
          </m:sub>
        </m:sSub>
      </m:oMath>
      <w:r>
        <w:t xml:space="preserve">, which are biased upwards and yield results approximately equivalent to the widely used LD-score regression estimators </w:t>
      </w:r>
      <w:r>
        <w:fldChar w:fldCharType="begin"/>
      </w:r>
      <w:r>
        <w:instrText xml:space="preserve"> ADDIN ZOTERO_ITEM CSL_CITATION {"citationID":"hYC3yEgR","properties":{"formattedCitation":"({\\i{}2}, {\\i{}30})","plainCitation":"(2, 30)","noteIndex":0},"citationItems":[{"id":584,"uris":["http://zotero.org/users/2951540/items/D5YE4YKW"],"itemData":{"id":584,"type":"article-journal","abstract":"Many traits are subject to assortative mating, with recent molecular genetic findings confirming longstanding theoretical predictions that assortative mating induces long range dependence across causal variants. However, all marker-based heritability estimators implicitly assume mating is random. We provide mathematical and simulation-based evidence demonstrating that both method-of-moments and likelihood-based estimators are biased in the presence of assortative mating and derive corrected heritability estimators for traits subject to assortment. Finally, we demonstrate that the empirical patterns of estimates across methods and sample sizes for real traits subject to assortative mating are congruent with expected assortative mating-induced biases. For example, marker-based heritability estimates for height are 14% – 23% higher than corrected estimates using UK Biobank data.","container-title":"Nature Communications","DOI":"10/gsprmd","ISSN":"2041-1723","issue":"1","journalAbbreviation":"Nat. Commun.","language":"en","license":"2022 The Author(s)","note":"21 citations (Crossref) [2023-09-08]\npublisher: Nature Publishing Group\nPMCID: PMC8814020\nRead_Status: Read\nRead_Status_Date: 2024-08-09T19:35:58.994Z","page":"660","source":"www.nature.com","title":"Assortative mating biases marker-based heritability estimators","volume":"13","author":[{"family":"Border","given":"Richard"},{"family":"O’Rourke","given":"Sean"},{"family":"Candia","given":"Teresa","non-dropping-particle":"de"},{"family":"Goddard","given":"Michael E."},{"family":"Visscher","given":"Peter M."},{"family":"Yengo","given":"Loic"},{"family":"Jones","given":"Matt"},{"family":"Keller","given":"Matthew C."}],"issued":{"date-parts":[["2022",2,3]]}}},{"id":179,"uris":["http://zotero.org/users/2951540/items/5V8NQMV8"],"itemData":{"id":179,"type":"report","abstract":"Estimating SNP-heritability from summary statistics using LD Score regression provides a convenient alternative to standard variance component models, because LD Score regression is computationally very fast and does not require individual genotype data. However, the mathematical relationship between variance component methods and LD Score regression is not clear; in particular, it is not known in general how much of an increase in standard error one incurs by working with summary data instead of individual genotypes.","genre":"preprint","language":"en","note":"DOI: 10.1101/018283","publisher":"Genetics","source":"DOI.org (Crossref)","title":"Relationship between LD score and haseman-elston regression","URL":"http://biorxiv.org/lookup/doi/10.1101/018283","author":[{"family":"Bulik-Sullivan","given":"Brendan"}],"accessed":{"date-parts":[["2019",5,16]]},"issued":{"date-parts":[["2015",4,20]]}}}],"schema":"https://github.com/citation-style-language/schema/raw/master/csl-citation.json"} </w:instrText>
      </w:r>
      <w:r>
        <w:fldChar w:fldCharType="separate"/>
      </w:r>
      <w:r>
        <w:t>(</w:t>
      </w:r>
      <w:r>
        <w:rPr>
          <w:i/>
          <w:iCs/>
        </w:rPr>
        <w:t>2</w:t>
      </w:r>
      <w:r>
        <w:t xml:space="preserve">, </w:t>
      </w:r>
      <w:r>
        <w:rPr>
          <w:i/>
          <w:iCs/>
        </w:rPr>
        <w:t>30</w:t>
      </w:r>
      <w:r>
        <w:t>)</w:t>
      </w:r>
      <w:r>
        <w:fldChar w:fldCharType="end"/>
      </w:r>
      <w:r>
        <w:t>.</w:t>
      </w:r>
    </w:p>
    <w:p w14:paraId="4A26D811" w14:textId="41A3A51A" w:rsidR="00CB4905" w:rsidRDefault="00000000">
      <w:pPr>
        <w:rPr>
          <w:ins w:id="50" w:author="richard border" w:date="2025-12-20T17:26:00Z" w16du:dateUtc="2025-12-21T01:26:00Z"/>
        </w:rPr>
      </w:pPr>
      <w:r>
        <w:t xml:space="preserve">Consistent with previous results </w:t>
      </w:r>
      <w:r>
        <w:fldChar w:fldCharType="begin"/>
      </w:r>
      <w:r>
        <w:instrText xml:space="preserve"> ADDIN ZOTERO_ITEM CSL_CITATION {"citationID":"RDaN4Xtu","properties":{"formattedCitation":"({\\i{}1})","plainCitation":"(1)","noteIndex":0},"citationItems":[{"id":"vvbWxtk6/M4KLfRVm","uris":["http://zotero.org/users/2951540/items/57JWWQIF"],"itemData":{"id":3169,"type":"article-journal","abstract":"The observation of genetic correlations between disparate human traits has been interpreted as evidence of widespread pleiotropy. Here, we introduce cross-trait assortative mating (xAM) as an alternative explanation. We observe that xAM affects many phenotypes and that phenotypic cross-mate correlation estimates are strongly associated with genetic correlation estimates (R2 = 74%). We demonstrate that existing xAM plausibly accounts for substantial fractions of genetic correlation estimates and that previously reported genetic correlation estimates between some pairs of psychiatric disorders are congruent with xAM alone. Finally, we provide evidence for a history of xAM at the genetic level using cross-trait even/odd chromosome polygenic score correlations. Together, our results demonstrate that previous reports have likely overestimated the true genetic similarity between many phenotypes.","container-title":"Science","DOI":"10/gsprmk","issue":"6621","note":"29 citations (Crossref) [2023-09-08]\npublisher: American Association for the Advancement of Science\nPMCID: PMC9901291","page":"754-761","source":"science.org (Atypon)","title":"Cross-trait assortative mating is widespread and inflates genetic correlation estimates","volume":"378","author":[{"family":"Border","given":"Richard"},{"family":"Athanasiadis","given":"Georgios"},{"family":"Buil","given":"Alfonso"},{"family":"Schork","given":"Andrew J."},{"family":"Cai","given":"Na"},{"family":"Young","given":"Alexander I."},{"family":"Werge","given":"Thomas"},{"family":"Flint","given":"Jonathan"},{"family":"Kendler","given":"Kenneth S."},{"family":"Sankararaman","given":"Sriram"},{"family":"Dahl","given":"Andy W."},{"family":"Zaitlen","given":"Noah A."}],"issued":{"date-parts":[["2022",11,18]]}}}],"schema":"https://github.com/citation-style-language/schema/raw/master/csl-citation.json"} </w:instrText>
      </w:r>
      <w:r>
        <w:fldChar w:fldCharType="separate"/>
      </w:r>
      <w:r>
        <w:t>(</w:t>
      </w:r>
      <w:r>
        <w:rPr>
          <w:i/>
          <w:iCs/>
        </w:rPr>
        <w:t>1</w:t>
      </w:r>
      <w:r>
        <w:t>)</w:t>
      </w:r>
      <w:r>
        <w:fldChar w:fldCharType="end"/>
      </w:r>
      <w:r>
        <w:t xml:space="preserve">, the true heritability increased across successive generations of bivariate xAM from </w:t>
      </w:r>
      <m:oMath>
        <m:sSubSup>
          <m:sSubSupPr>
            <m:ctrlPr>
              <w:rPr>
                <w:rFonts w:ascii="Cambria Math" w:hAnsi="Cambria Math"/>
              </w:rPr>
            </m:ctrlPr>
          </m:sSubSupPr>
          <m:e>
            <m:r>
              <w:rPr>
                <w:rFonts w:ascii="Cambria Math" w:hAnsi="Cambria Math"/>
              </w:rPr>
              <m:t>h</m:t>
            </m:r>
          </m:e>
          <m:sub>
            <m:r>
              <m:rPr>
                <m:sty m:val="p"/>
              </m:rPr>
              <w:rPr>
                <w:rFonts w:ascii="Cambria Math" w:hAnsi="Cambria Math"/>
              </w:rPr>
              <m:t>0</m:t>
            </m:r>
          </m:sub>
          <m:sup>
            <m:r>
              <m:rPr>
                <m:sty m:val="p"/>
              </m:rPr>
              <w:rPr>
                <w:rFonts w:ascii="Cambria Math" w:hAnsi="Cambria Math"/>
              </w:rPr>
              <m:t>2</m:t>
            </m:r>
          </m:sup>
        </m:sSubSup>
      </m:oMath>
      <w:r>
        <w:t xml:space="preserve">=0.499 at generation zero to </w:t>
      </w:r>
      <m:oMath>
        <m:sSubSup>
          <m:sSubSupPr>
            <m:ctrlPr>
              <w:rPr>
                <w:rFonts w:ascii="Cambria Math" w:hAnsi="Cambria Math"/>
              </w:rPr>
            </m:ctrlPr>
          </m:sSubSupPr>
          <m:e>
            <m:r>
              <w:rPr>
                <w:rFonts w:ascii="Cambria Math" w:hAnsi="Cambria Math"/>
              </w:rPr>
              <m:t>h</m:t>
            </m:r>
          </m:e>
          <m:sub>
            <m:r>
              <w:rPr>
                <w:rFonts w:ascii="Cambria Math" w:hAnsi="Cambria Math"/>
              </w:rPr>
              <m:t>5</m:t>
            </m:r>
          </m:sub>
          <m:sup>
            <m:r>
              <m:rPr>
                <m:sty m:val="p"/>
              </m:rPr>
              <w:rPr>
                <w:rFonts w:ascii="Cambria Math" w:hAnsi="Cambria Math"/>
              </w:rPr>
              <m:t>2</m:t>
            </m:r>
          </m:sup>
        </m:sSubSup>
      </m:oMath>
      <w:r>
        <w:t>=0.527 at generation five. This increase was modestly larger under 5-variate xAM (</w:t>
      </w:r>
      <m:oMath>
        <m:sSubSup>
          <m:sSubSupPr>
            <m:ctrlPr>
              <w:rPr>
                <w:rFonts w:ascii="Cambria Math" w:hAnsi="Cambria Math"/>
              </w:rPr>
            </m:ctrlPr>
          </m:sSubSupPr>
          <m:e>
            <m:r>
              <w:rPr>
                <w:rFonts w:ascii="Cambria Math" w:hAnsi="Cambria Math"/>
              </w:rPr>
              <m:t>h</m:t>
            </m:r>
          </m:e>
          <m:sub>
            <m:r>
              <m:rPr>
                <m:sty m:val="p"/>
              </m:rPr>
              <w:rPr>
                <w:rFonts w:ascii="Cambria Math" w:hAnsi="Cambria Math"/>
              </w:rPr>
              <m:t>0</m:t>
            </m:r>
          </m:sub>
          <m:sup>
            <m:r>
              <m:rPr>
                <m:sty m:val="p"/>
              </m:rPr>
              <w:rPr>
                <w:rFonts w:ascii="Cambria Math" w:hAnsi="Cambria Math"/>
              </w:rPr>
              <m:t>2</m:t>
            </m:r>
          </m:sup>
        </m:sSubSup>
      </m:oMath>
      <w:r>
        <w:t xml:space="preserve">=0.499 to </w:t>
      </w:r>
      <m:oMath>
        <m:sSubSup>
          <m:sSubSupPr>
            <m:ctrlPr>
              <w:rPr>
                <w:rFonts w:ascii="Cambria Math" w:hAnsi="Cambria Math"/>
              </w:rPr>
            </m:ctrlPr>
          </m:sSubSupPr>
          <m:e>
            <m:r>
              <w:rPr>
                <w:rFonts w:ascii="Cambria Math" w:hAnsi="Cambria Math"/>
              </w:rPr>
              <m:t>h</m:t>
            </m:r>
          </m:e>
          <m:sub>
            <m:r>
              <w:rPr>
                <w:rFonts w:ascii="Cambria Math" w:hAnsi="Cambria Math"/>
              </w:rPr>
              <m:t>5</m:t>
            </m:r>
          </m:sub>
          <m:sup>
            <m:r>
              <m:rPr>
                <m:sty m:val="p"/>
              </m:rPr>
              <w:rPr>
                <w:rFonts w:ascii="Cambria Math" w:hAnsi="Cambria Math"/>
              </w:rPr>
              <m:t>2</m:t>
            </m:r>
          </m:sup>
        </m:sSubSup>
      </m:oMath>
      <w:r>
        <w:t>=0.535; Figure 1c). On the other hand, though the estimated heritability was biased upwards under bivariate xAM (</w:t>
      </w:r>
      <m:oMath>
        <m:sSubSup>
          <m:sSubSupPr>
            <m:ctrlPr>
              <w:rPr>
                <w:rFonts w:ascii="Cambria Math" w:hAnsi="Cambria Math"/>
              </w:rPr>
            </m:ctrlPr>
          </m:sSubSupPr>
          <m:e>
            <m:acc>
              <m:accPr>
                <m:ctrlPr>
                  <w:rPr>
                    <w:rFonts w:ascii="Cambria Math" w:hAnsi="Cambria Math"/>
                    <w:i/>
                    <w:iCs/>
                  </w:rPr>
                </m:ctrlPr>
              </m:accPr>
              <m:e>
                <m:r>
                  <w:rPr>
                    <w:rFonts w:ascii="Cambria Math" w:hAnsi="Cambria Math"/>
                  </w:rPr>
                  <m:t>h</m:t>
                </m:r>
              </m:e>
            </m:acc>
          </m:e>
          <m:sub>
            <m:r>
              <m:rPr>
                <m:sty m:val="p"/>
              </m:rPr>
              <w:rPr>
                <w:rFonts w:ascii="Cambria Math" w:hAnsi="Cambria Math"/>
              </w:rPr>
              <m:t>0</m:t>
            </m:r>
          </m:sub>
          <m:sup>
            <m:r>
              <m:rPr>
                <m:sty m:val="p"/>
              </m:rPr>
              <w:rPr>
                <w:rFonts w:ascii="Cambria Math" w:hAnsi="Cambria Math"/>
              </w:rPr>
              <m:t>2</m:t>
            </m:r>
          </m:sup>
        </m:sSubSup>
      </m:oMath>
      <w:r>
        <w:t xml:space="preserve">=0.499 to </w:t>
      </w:r>
      <m:oMath>
        <m:sSubSup>
          <m:sSubSupPr>
            <m:ctrlPr>
              <w:rPr>
                <w:rFonts w:ascii="Cambria Math" w:hAnsi="Cambria Math"/>
              </w:rPr>
            </m:ctrlPr>
          </m:sSubSupPr>
          <m:e>
            <m:acc>
              <m:accPr>
                <m:ctrlPr>
                  <w:rPr>
                    <w:rFonts w:ascii="Cambria Math" w:hAnsi="Cambria Math"/>
                    <w:i/>
                    <w:iCs/>
                  </w:rPr>
                </m:ctrlPr>
              </m:accPr>
              <m:e>
                <m:r>
                  <w:rPr>
                    <w:rFonts w:ascii="Cambria Math" w:hAnsi="Cambria Math"/>
                  </w:rPr>
                  <m:t>h</m:t>
                </m:r>
              </m:e>
            </m:acc>
          </m:e>
          <m:sub>
            <m:r>
              <w:rPr>
                <w:rFonts w:ascii="Cambria Math" w:hAnsi="Cambria Math"/>
              </w:rPr>
              <m:t>5</m:t>
            </m:r>
          </m:sub>
          <m:sup>
            <m:r>
              <m:rPr>
                <m:sty m:val="p"/>
              </m:rPr>
              <w:rPr>
                <w:rFonts w:ascii="Cambria Math" w:hAnsi="Cambria Math"/>
              </w:rPr>
              <m:t>2</m:t>
            </m:r>
          </m:sup>
        </m:sSubSup>
      </m:oMath>
      <w:r>
        <w:t>=0.597), the bias was substantially greater under 5-variate xAM (</w:t>
      </w:r>
      <m:oMath>
        <m:sSubSup>
          <m:sSubSupPr>
            <m:ctrlPr>
              <w:rPr>
                <w:rFonts w:ascii="Cambria Math" w:hAnsi="Cambria Math"/>
              </w:rPr>
            </m:ctrlPr>
          </m:sSubSupPr>
          <m:e>
            <m:acc>
              <m:accPr>
                <m:ctrlPr>
                  <w:rPr>
                    <w:rFonts w:ascii="Cambria Math" w:hAnsi="Cambria Math"/>
                    <w:i/>
                    <w:iCs/>
                  </w:rPr>
                </m:ctrlPr>
              </m:accPr>
              <m:e>
                <m:r>
                  <w:rPr>
                    <w:rFonts w:ascii="Cambria Math" w:hAnsi="Cambria Math"/>
                  </w:rPr>
                  <m:t>h</m:t>
                </m:r>
              </m:e>
            </m:acc>
          </m:e>
          <m:sub>
            <m:r>
              <m:rPr>
                <m:sty m:val="p"/>
              </m:rPr>
              <w:rPr>
                <w:rFonts w:ascii="Cambria Math" w:hAnsi="Cambria Math"/>
              </w:rPr>
              <m:t>0</m:t>
            </m:r>
          </m:sub>
          <m:sup>
            <m:r>
              <m:rPr>
                <m:sty m:val="p"/>
              </m:rPr>
              <w:rPr>
                <w:rFonts w:ascii="Cambria Math" w:hAnsi="Cambria Math"/>
              </w:rPr>
              <m:t>2</m:t>
            </m:r>
          </m:sup>
        </m:sSubSup>
      </m:oMath>
      <w:r>
        <w:t xml:space="preserve">=0.499 to </w:t>
      </w:r>
      <m:oMath>
        <m:sSubSup>
          <m:sSubSupPr>
            <m:ctrlPr>
              <w:rPr>
                <w:rFonts w:ascii="Cambria Math" w:hAnsi="Cambria Math"/>
              </w:rPr>
            </m:ctrlPr>
          </m:sSubSupPr>
          <m:e>
            <m:acc>
              <m:accPr>
                <m:ctrlPr>
                  <w:rPr>
                    <w:rFonts w:ascii="Cambria Math" w:hAnsi="Cambria Math"/>
                    <w:i/>
                    <w:iCs/>
                  </w:rPr>
                </m:ctrlPr>
              </m:accPr>
              <m:e>
                <m:r>
                  <w:rPr>
                    <w:rFonts w:ascii="Cambria Math" w:hAnsi="Cambria Math"/>
                  </w:rPr>
                  <m:t>h</m:t>
                </m:r>
              </m:e>
            </m:acc>
          </m:e>
          <m:sub>
            <m:r>
              <w:rPr>
                <w:rFonts w:ascii="Cambria Math" w:hAnsi="Cambria Math"/>
              </w:rPr>
              <m:t>5</m:t>
            </m:r>
          </m:sub>
          <m:sup>
            <m:r>
              <m:rPr>
                <m:sty m:val="p"/>
              </m:rPr>
              <w:rPr>
                <w:rFonts w:ascii="Cambria Math" w:hAnsi="Cambria Math"/>
              </w:rPr>
              <m:t>2</m:t>
            </m:r>
          </m:sup>
        </m:sSubSup>
      </m:oMath>
      <w:r>
        <w:t xml:space="preserve">=0.658). We observed a similar pattern of results for genetic correlations, even when the true correlation between effects </w:t>
      </w:r>
      <m:oMath>
        <m:sSub>
          <m:sSubPr>
            <m:ctrlPr>
              <w:rPr>
                <w:rFonts w:ascii="Cambria Math" w:hAnsi="Cambria Math"/>
                <w:i/>
                <w:iCs/>
              </w:rPr>
            </m:ctrlPr>
          </m:sSubPr>
          <m:e>
            <m:r>
              <w:rPr>
                <w:rFonts w:ascii="Cambria Math" w:hAnsi="Cambria Math"/>
              </w:rPr>
              <m:t>r</m:t>
            </m:r>
          </m:e>
          <m:sub>
            <m:r>
              <w:rPr>
                <w:rFonts w:ascii="Cambria Math" w:hAnsi="Cambria Math"/>
              </w:rPr>
              <m:t>β</m:t>
            </m:r>
          </m:sub>
        </m:sSub>
      </m:oMath>
      <w:r>
        <w:t xml:space="preserve"> was zero. First, five generations of bivariate xAM induced increases in the true polygenic index correlation (</w:t>
      </w:r>
      <m:oMath>
        <m:sSub>
          <m:sSubPr>
            <m:ctrlPr>
              <w:rPr>
                <w:rFonts w:ascii="Cambria Math" w:hAnsi="Cambria Math"/>
              </w:rPr>
            </m:ctrlPr>
          </m:sSubPr>
          <m:e>
            <m:r>
              <w:rPr>
                <w:rFonts w:ascii="Cambria Math" w:hAnsi="Cambria Math"/>
              </w:rPr>
              <m:t>r</m:t>
            </m:r>
          </m:e>
          <m:sub>
            <m:r>
              <m:rPr>
                <m:sty m:val="p"/>
              </m:rPr>
              <w:rPr>
                <w:rFonts w:ascii="Cambria Math" w:hAnsi="Cambria Math"/>
              </w:rPr>
              <m:t>score</m:t>
            </m:r>
          </m:sub>
        </m:sSub>
      </m:oMath>
      <w:r>
        <w:t>=0.107) and substantial upward bias in the estimated genetic correlation (</w:t>
      </w:r>
      <m:oMath>
        <m:sSub>
          <m:sSubPr>
            <m:ctrlPr>
              <w:rPr>
                <w:rFonts w:ascii="Cambria Math" w:hAnsi="Cambria Math"/>
                <w:i/>
                <w:iCs/>
              </w:rPr>
            </m:ctrlPr>
          </m:sSubPr>
          <m:e>
            <m:acc>
              <m:accPr>
                <m:ctrlPr>
                  <w:rPr>
                    <w:rFonts w:ascii="Cambria Math" w:hAnsi="Cambria Math"/>
                    <w:i/>
                    <w:iCs/>
                  </w:rPr>
                </m:ctrlPr>
              </m:accPr>
              <m:e>
                <m:r>
                  <w:rPr>
                    <w:rFonts w:ascii="Cambria Math" w:hAnsi="Cambria Math"/>
                  </w:rPr>
                  <m:t>r</m:t>
                </m:r>
              </m:e>
            </m:acc>
          </m:e>
          <m:sub>
            <m:r>
              <w:rPr>
                <w:rFonts w:ascii="Cambria Math" w:hAnsi="Cambria Math"/>
              </w:rPr>
              <m:t>β</m:t>
            </m:r>
          </m:sub>
        </m:sSub>
      </m:oMath>
      <w:r>
        <w:rPr>
          <w:iCs/>
        </w:rPr>
        <w:t>=0.212; Figure 1d). Again, the relative consequences under five generations of 5-variate xAM were moderate for the true polygenic index correlation (</w:t>
      </w:r>
      <m:oMath>
        <m:sSub>
          <m:sSubPr>
            <m:ctrlPr>
              <w:rPr>
                <w:rFonts w:ascii="Cambria Math" w:hAnsi="Cambria Math"/>
              </w:rPr>
            </m:ctrlPr>
          </m:sSubPr>
          <m:e>
            <m:r>
              <w:rPr>
                <w:rFonts w:ascii="Cambria Math" w:hAnsi="Cambria Math"/>
              </w:rPr>
              <m:t>r</m:t>
            </m:r>
          </m:e>
          <m:sub>
            <m:r>
              <m:rPr>
                <m:sty m:val="p"/>
              </m:rPr>
              <w:rPr>
                <w:rFonts w:ascii="Cambria Math" w:hAnsi="Cambria Math"/>
              </w:rPr>
              <m:t>score</m:t>
            </m:r>
          </m:sub>
        </m:sSub>
      </m:oMath>
      <w:r>
        <w:t>=0.107)</w:t>
      </w:r>
      <w:r>
        <w:rPr>
          <w:iCs/>
        </w:rPr>
        <w:t xml:space="preserve"> but substantial for </w:t>
      </w:r>
      <w:r>
        <w:t>genetic correlation estimates (</w:t>
      </w:r>
      <m:oMath>
        <m:sSub>
          <m:sSubPr>
            <m:ctrlPr>
              <w:rPr>
                <w:rFonts w:ascii="Cambria Math" w:hAnsi="Cambria Math"/>
                <w:i/>
                <w:iCs/>
              </w:rPr>
            </m:ctrlPr>
          </m:sSubPr>
          <m:e>
            <m:acc>
              <m:accPr>
                <m:ctrlPr>
                  <w:rPr>
                    <w:rFonts w:ascii="Cambria Math" w:hAnsi="Cambria Math"/>
                    <w:i/>
                    <w:iCs/>
                  </w:rPr>
                </m:ctrlPr>
              </m:accPr>
              <m:e>
                <m:r>
                  <w:rPr>
                    <w:rFonts w:ascii="Cambria Math" w:hAnsi="Cambria Math"/>
                  </w:rPr>
                  <m:t>r</m:t>
                </m:r>
              </m:e>
            </m:acc>
          </m:e>
          <m:sub>
            <m:r>
              <w:rPr>
                <w:rFonts w:ascii="Cambria Math" w:hAnsi="Cambria Math"/>
              </w:rPr>
              <m:t>β</m:t>
            </m:r>
          </m:sub>
        </m:sSub>
      </m:oMath>
      <w:r>
        <w:rPr>
          <w:iCs/>
        </w:rPr>
        <w:t>=0.296)</w:t>
      </w:r>
      <w:r>
        <w:t xml:space="preserve">. These results illustrate not only that the typical interpretation of genetic correlation estimates as measures of </w:t>
      </w:r>
      <m:oMath>
        <m:sSub>
          <m:sSubPr>
            <m:ctrlPr>
              <w:rPr>
                <w:rFonts w:ascii="Cambria Math" w:hAnsi="Cambria Math"/>
                <w:i/>
                <w:iCs/>
              </w:rPr>
            </m:ctrlPr>
          </m:sSubPr>
          <m:e>
            <m:r>
              <w:rPr>
                <w:rFonts w:ascii="Cambria Math" w:hAnsi="Cambria Math"/>
              </w:rPr>
              <m:t>r</m:t>
            </m:r>
          </m:e>
          <m:sub>
            <m:r>
              <w:rPr>
                <w:rFonts w:ascii="Cambria Math" w:hAnsi="Cambria Math"/>
              </w:rPr>
              <m:t>β</m:t>
            </m:r>
          </m:sub>
        </m:sSub>
      </m:oMath>
      <w:r>
        <w:t xml:space="preserve"> (i.e., the extent to which loci similarly affect a pair of traits) is invalid for traits subject to assortment </w:t>
      </w:r>
      <w:r>
        <w:fldChar w:fldCharType="begin"/>
      </w:r>
      <w:r>
        <w:instrText xml:space="preserve"> ADDIN ZOTERO_ITEM CSL_CITATION {"citationID":"cZwJs8NK","properties":{"formattedCitation":"({\\i{}1})","plainCitation":"(1)","noteIndex":0},"citationItems":[{"id":"vvbWxtk6/M4KLfRVm","uris":["http://zotero.org/users/2951540/items/57JWWQIF"],"itemData":{"id":"KhbHaNyC/qTBU42Ot","type":"article-journal","abstract":"The observation of genetic correlations between disparate human traits has been interpreted as evidence of widespread pleiotropy. Here, we introduce cross-trait assortative mating (xAM) as an alternative explanation. We observe that xAM affects many phenotypes and that phenotypic cross-mate correlation estimates are strongly associated with genetic correlation estimates (R2 = 74%). We demonstrate that existing xAM plausibly accounts for substantial fractions of genetic correlation estimates and that previously reported genetic correlation estimates between some pairs of psychiatric disorders are congruent with xAM alone. Finally, we provide evidence for a history of xAM at the genetic level using cross-trait even/odd chromosome polygenic score correlations. Together, our results demonstrate that previous reports have likely overestimated the true genetic similarity between many phenotypes.","container-title":"Science","DOI":"10/gsprmk","issue":"6621","note":"29 citations (Crossref) [2023-09-08]\npublisher: American Association for the Advancement of Science\nPMCID: PMC9901291","page":"754-761","source":"science.org (Atypon)","title":"Cross-trait assortative mating is widespread and inflates genetic correlation estimates","volume":"378","author":[{"family":"Border","given":"Richard"},{"family":"Athanasiadis","given":"Georgios"},{"family":"Buil","given":"Alfonso"},{"family":"Schork","given":"Andrew J."},{"family":"Cai","given":"Na"},{"family":"Young","given":"Alexander I."},{"family":"Werge","given":"Thomas"},{"family":"Flint","given":"Jonathan"},{"family":"Kendler","given":"Kenneth S."},{"family":"Sankararaman","given":"Sriram"},{"family":"Dahl","given":"Andy W."},{"family":"Zaitlen","given":"Noah A."}],"issued":{"date-parts":[["2022",11,18]]}}}],"schema":"https://github.com/citation-style-language/schema/raw/master/csl-citation.json"} </w:instrText>
      </w:r>
      <w:r>
        <w:fldChar w:fldCharType="separate"/>
      </w:r>
      <w:r>
        <w:t>(</w:t>
      </w:r>
      <w:r>
        <w:rPr>
          <w:i/>
          <w:iCs/>
        </w:rPr>
        <w:t>1</w:t>
      </w:r>
      <w:r>
        <w:t>)</w:t>
      </w:r>
      <w:r>
        <w:fldChar w:fldCharType="end"/>
      </w:r>
      <w:r>
        <w:t xml:space="preserve">, but that this interpretation becomes increasingly tenuous when more traits are salient with respect to mate choice.  </w:t>
      </w:r>
      <w:ins w:id="51" w:author="richard border" w:date="2025-12-20T17:27:00Z" w16du:dateUtc="2025-12-21T01:27:00Z">
        <w:r w:rsidR="00CB4905">
          <w:t>S</w:t>
        </w:r>
        <w:r w:rsidR="00CB4905" w:rsidRPr="00CB4905">
          <w:t>upplementary analyses using exchangeable correlations of 0.1 (latent r = 0.5) show qualitatively similar but attenuated biases under xAM alone, though biases remain substantial when combined with vertical transmission (Supplementary Figure SXb</w:t>
        </w:r>
        <w:r w:rsidR="005411CA">
          <w:t>##</w:t>
        </w:r>
        <w:r w:rsidR="00CB4905" w:rsidRPr="00CB4905">
          <w:t>).</w:t>
        </w:r>
      </w:ins>
    </w:p>
    <w:p w14:paraId="2AB5396E" w14:textId="084B41C5" w:rsidR="000A7E31" w:rsidRDefault="00000000">
      <w:r>
        <w:t xml:space="preserve">We also performed a series of simulations examining the impact of bivariate and 5-variate xAM on false-positive associations in the context of GWAS under variable statistical power (Figure 1e). Under the previously described simulation parameters, we performed association studies and computed false positive rates at a threshold of </w:t>
      </w:r>
      <m:oMath>
        <m:r>
          <w:rPr>
            <w:rFonts w:ascii="Cambria Math" w:hAnsi="Cambria Math"/>
          </w:rPr>
          <m:t>α</m:t>
        </m:r>
      </m:oMath>
      <w:r>
        <w:t xml:space="preserve">=0.05, varying statistical power from 39% to 66% by fixing sample size </w:t>
      </w:r>
      <m:oMath>
        <m:r>
          <w:rPr>
            <w:rFonts w:ascii="Cambria Math" w:hAnsi="Cambria Math"/>
          </w:rPr>
          <m:t>n</m:t>
        </m:r>
      </m:oMath>
      <w:r>
        <w:t xml:space="preserve"> and panmictic heritability while varying the average variance explained by each causal variant. By design, because each simulated variant was chosen to be causal for one and only one phenotype, most false positive associations for one trait will be “off-target” associations with causal variants for another. We quantify excess false positives by examining the ratio of empirical to theoretical type I error rates (</w:t>
      </w:r>
      <m:oMath>
        <m:acc>
          <m:accPr>
            <m:ctrlPr>
              <w:rPr>
                <w:rFonts w:ascii="Cambria Math" w:hAnsi="Cambria Math"/>
                <w:i/>
              </w:rPr>
            </m:ctrlPr>
          </m:accPr>
          <m:e>
            <m:r>
              <w:rPr>
                <w:rFonts w:ascii="Cambria Math" w:hAnsi="Cambria Math"/>
              </w:rPr>
              <m:t>α</m:t>
            </m:r>
          </m:e>
        </m:acc>
        <m:r>
          <w:rPr>
            <w:rFonts w:ascii="Cambria Math" w:hAnsi="Cambria Math"/>
          </w:rPr>
          <m:t>/α</m:t>
        </m:r>
      </m:oMath>
      <w:r>
        <w:t>). Consistent with previous results, xAM induced false positive associations, and, as with the variance component analyses, 5-variate xAM generated stronger artifactual signals than bivariate xAM (</w:t>
      </w:r>
      <m:oMath>
        <m:acc>
          <m:accPr>
            <m:ctrlPr>
              <w:rPr>
                <w:rFonts w:ascii="Cambria Math" w:hAnsi="Cambria Math"/>
                <w:i/>
              </w:rPr>
            </m:ctrlPr>
          </m:accPr>
          <m:e>
            <m:r>
              <w:rPr>
                <w:rFonts w:ascii="Cambria Math" w:hAnsi="Cambria Math"/>
              </w:rPr>
              <m:t>α</m:t>
            </m:r>
          </m:e>
        </m:acc>
        <m:r>
          <w:rPr>
            <w:rFonts w:ascii="Cambria Math" w:hAnsi="Cambria Math"/>
          </w:rPr>
          <m:t>/α</m:t>
        </m:r>
      </m:oMath>
      <w:r>
        <w:t>=1.52 versus 1.32, respectively, averaging across power conditions). Critically, the false positive rate increases with statistical power: at 66% power, the type-1 error rate was 1.61 times larger than theoretical expectations under bivariate xAM and 1.98 times larger under 5-variate xAM. This implies that we should expect to detect larger numbers of spurious associations as sample sizes increase.</w:t>
      </w:r>
    </w:p>
    <w:p w14:paraId="0568E8F0" w14:textId="77777777" w:rsidR="000A7E31" w:rsidRDefault="00000000">
      <w:pPr>
        <w:pStyle w:val="Heading2"/>
      </w:pPr>
      <w:r>
        <w:rPr>
          <w:lang w:val="en-US"/>
        </w:rPr>
        <w:t>Off-target associations in large sample GWAS</w:t>
      </w:r>
    </w:p>
    <w:p w14:paraId="24BCE69A" w14:textId="77777777" w:rsidR="000A7E31" w:rsidRDefault="00000000">
      <w:pPr>
        <w:rPr>
          <w:lang w:val="en-US"/>
        </w:rPr>
      </w:pPr>
      <w:r>
        <w:rPr>
          <w:lang w:val="en-US"/>
        </w:rPr>
        <w:t xml:space="preserve">Given that GWAS sample sizes have grown into the millions, we next explored the consequences of multivariate xAM for association study results in extremely large samples. To achieve this without repeatedly simulating multiple million individual samples, we derived closed-form expectations for the non-centrality parameter of GWAS statistics as a function of the true PGI covariance matrices under random mating and xAM—which are sample-size invariant and estimated from the previously described simulations—as well as discovery sample size, </w:t>
      </w:r>
      <w:r>
        <w:rPr>
          <w:lang w:val="en-US"/>
        </w:rPr>
        <w:lastRenderedPageBreak/>
        <w:t xml:space="preserve">the number of causal variants per phenotype, and significance threshold (see Online Methods for further details). To validate our derivations, we compared expected and observed power and type I error rates across varying sample sizes and significance thresholds for the simulations presented in </w:t>
      </w:r>
      <w:r>
        <w:t>Figure 1f</w:t>
      </w:r>
      <w:r>
        <w:rPr>
          <w:lang w:val="en-US"/>
        </w:rPr>
        <w:t xml:space="preserve">, observing near perfect agreement (all Pearson’s </w:t>
      </w:r>
      <w:r>
        <w:rPr>
          <w:i/>
          <w:iCs/>
          <w:lang w:val="en-US"/>
        </w:rPr>
        <w:t xml:space="preserve">r </w:t>
      </w:r>
      <w:r>
        <w:rPr>
          <w:lang w:val="en-US"/>
        </w:rPr>
        <w:t xml:space="preserve">&gt; 0.99; Supplemental </w:t>
      </w:r>
      <w:r>
        <w:rPr>
          <w:lang w:val="en-US"/>
        </w:rPr>
        <w:fldChar w:fldCharType="begin"/>
      </w:r>
      <w:r>
        <w:rPr>
          <w:lang w:val="en-US"/>
        </w:rPr>
        <w:instrText xml:space="preserve"> REF _Ref199258966 </w:instrText>
      </w:r>
      <w:r>
        <w:rPr>
          <w:lang w:val="en-US"/>
        </w:rPr>
        <w:fldChar w:fldCharType="separate"/>
      </w:r>
      <w:r>
        <w:t>Figure S3</w:t>
      </w:r>
      <w:r>
        <w:rPr>
          <w:lang w:val="en-US"/>
        </w:rPr>
        <w:fldChar w:fldCharType="end"/>
      </w:r>
      <w:r>
        <w:rPr>
          <w:lang w:val="en-US"/>
        </w:rPr>
        <w:t xml:space="preserve">). We consider two or five genetically distinct traits (i.e., with no overlapping causal variants), each with random mating heritability set to 0.5, after five generations of bivariate or 5-variate </w:t>
      </w:r>
      <w:r>
        <w:t>xAM</w:t>
      </w:r>
      <w:r>
        <w:rPr>
          <w:lang w:val="en-US"/>
        </w:rPr>
        <w:t xml:space="preserve"> with all cross-mate correlations fixed to 0.2. We consider a GWAS performed on a single focal phenotype and define “o</w:t>
      </w:r>
      <w:r>
        <w:t xml:space="preserve">n target” </w:t>
      </w:r>
      <w:r>
        <w:rPr>
          <w:lang w:val="en-US"/>
        </w:rPr>
        <w:t>associations as</w:t>
      </w:r>
      <w:r>
        <w:t xml:space="preserve"> genome-wide significant associations </w:t>
      </w:r>
      <w:r>
        <w:rPr>
          <w:lang w:val="en-US"/>
        </w:rPr>
        <w:t xml:space="preserve">(i.e., </w:t>
      </w:r>
      <w:r>
        <w:rPr>
          <w:i/>
          <w:iCs/>
          <w:lang w:val="en-US"/>
        </w:rPr>
        <w:t>p</w:t>
      </w:r>
      <w:r>
        <w:rPr>
          <w:lang w:val="en-US"/>
        </w:rPr>
        <w:t xml:space="preserve"> &lt; 5e-8) </w:t>
      </w:r>
      <w:r>
        <w:t>at causal variants for the focal GWAS trait.</w:t>
      </w:r>
      <w:r>
        <w:rPr>
          <w:lang w:val="en-US"/>
        </w:rPr>
        <w:t xml:space="preserve"> Likewise, we define “off </w:t>
      </w:r>
      <w:r>
        <w:t>target”</w:t>
      </w:r>
      <w:r>
        <w:rPr>
          <w:lang w:val="en-US"/>
        </w:rPr>
        <w:t xml:space="preserve"> associations as</w:t>
      </w:r>
      <w:r>
        <w:t xml:space="preserve"> genome-wide significant associations at causal variants for </w:t>
      </w:r>
      <w:r>
        <w:rPr>
          <w:lang w:val="en-US"/>
        </w:rPr>
        <w:t xml:space="preserve">one of the other traits biologically unrelated to the focal trait. Supplemental Figure </w:t>
      </w:r>
      <w:r>
        <w:rPr>
          <w:lang w:val="en-US"/>
        </w:rPr>
        <w:fldChar w:fldCharType="begin"/>
      </w:r>
      <w:r>
        <w:rPr>
          <w:lang w:val="en-US"/>
        </w:rPr>
        <w:instrText xml:space="preserve"> REF _Ref199259031  \* MERGEFORMAT </w:instrText>
      </w:r>
      <w:r>
        <w:rPr>
          <w:lang w:val="en-US"/>
        </w:rPr>
        <w:fldChar w:fldCharType="separate"/>
      </w:r>
      <w:r>
        <w:t>S4</w:t>
      </w:r>
      <w:r>
        <w:rPr>
          <w:lang w:val="en-US"/>
        </w:rPr>
        <w:fldChar w:fldCharType="end"/>
      </w:r>
      <w:r>
        <w:rPr>
          <w:lang w:val="en-US"/>
        </w:rPr>
        <w:t xml:space="preserve"> illustrates </w:t>
      </w:r>
      <w:r>
        <w:t>the additional (i.e., not cumulative) expected associations for specific increments to the GWAS sample size</w:t>
      </w:r>
      <w:r>
        <w:rPr>
          <w:lang w:val="en-US"/>
        </w:rPr>
        <w:t xml:space="preserve"> across varying levels of polygenicity. For traits with 4,000 casual variants under 5-variate xAM, increasing sample size above 1.6 million individuals is expected to yield more off target associations than on target associations. Increasing the sample size to 6.4 million results in empirical type I error rates between over one million times larger than expected (Supplemental Figure </w:t>
      </w:r>
      <w:r>
        <w:rPr>
          <w:lang w:val="en-US"/>
        </w:rPr>
        <w:fldChar w:fldCharType="begin"/>
      </w:r>
      <w:r>
        <w:rPr>
          <w:lang w:val="en-US"/>
        </w:rPr>
        <w:instrText xml:space="preserve"> REF _Ref199259036  \* MERGEFORMAT </w:instrText>
      </w:r>
      <w:r>
        <w:rPr>
          <w:lang w:val="en-US"/>
        </w:rPr>
        <w:fldChar w:fldCharType="separate"/>
      </w:r>
      <w:r>
        <w:t>S5</w:t>
      </w:r>
      <w:r>
        <w:rPr>
          <w:lang w:val="en-US"/>
        </w:rPr>
        <w:fldChar w:fldCharType="end"/>
      </w:r>
      <w:r>
        <w:rPr>
          <w:lang w:val="en-US"/>
        </w:rPr>
        <w:t xml:space="preserve">). This effect is strongest when the secondary traits are less polygenic (Supplemental Figures </w:t>
      </w:r>
      <w:r>
        <w:rPr>
          <w:lang w:val="en-US"/>
        </w:rPr>
        <w:fldChar w:fldCharType="begin"/>
      </w:r>
      <w:r>
        <w:rPr>
          <w:lang w:val="en-US"/>
        </w:rPr>
        <w:instrText xml:space="preserve"> REF _Ref199259031  \* MERGEFORMAT </w:instrText>
      </w:r>
      <w:r>
        <w:rPr>
          <w:lang w:val="en-US"/>
        </w:rPr>
        <w:fldChar w:fldCharType="separate"/>
      </w:r>
      <w:r>
        <w:t>S4</w:t>
      </w:r>
      <w:r>
        <w:rPr>
          <w:lang w:val="en-US"/>
        </w:rPr>
        <w:fldChar w:fldCharType="end"/>
      </w:r>
      <w:r>
        <w:rPr>
          <w:lang w:val="en-US"/>
        </w:rPr>
        <w:t>-</w:t>
      </w:r>
      <w:r>
        <w:rPr>
          <w:lang w:val="en-US"/>
        </w:rPr>
        <w:fldChar w:fldCharType="begin"/>
      </w:r>
      <w:r>
        <w:rPr>
          <w:lang w:val="en-US"/>
        </w:rPr>
        <w:instrText xml:space="preserve"> REF _Ref199259101  \* MERGEFORMAT </w:instrText>
      </w:r>
      <w:r>
        <w:rPr>
          <w:lang w:val="en-US"/>
        </w:rPr>
        <w:fldChar w:fldCharType="separate"/>
      </w:r>
      <w:r>
        <w:t>S6</w:t>
      </w:r>
      <w:r>
        <w:rPr>
          <w:lang w:val="en-US"/>
        </w:rPr>
        <w:fldChar w:fldCharType="end"/>
      </w:r>
      <w:r>
        <w:rPr>
          <w:lang w:val="en-US"/>
        </w:rPr>
        <w:t xml:space="preserve">) and occurs first at the largest effect off target variants (Supplemental </w:t>
      </w:r>
      <w:r>
        <w:rPr>
          <w:lang w:val="en-US"/>
        </w:rPr>
        <w:fldChar w:fldCharType="begin"/>
      </w:r>
      <w:r>
        <w:rPr>
          <w:lang w:val="en-US"/>
        </w:rPr>
        <w:instrText xml:space="preserve"> REF _Ref199259109  \* MERGEFORMAT </w:instrText>
      </w:r>
      <w:r>
        <w:rPr>
          <w:lang w:val="en-US"/>
        </w:rPr>
        <w:fldChar w:fldCharType="separate"/>
      </w:r>
      <w:r>
        <w:t>Figure S7</w:t>
      </w:r>
      <w:r>
        <w:rPr>
          <w:lang w:val="en-US"/>
        </w:rPr>
        <w:fldChar w:fldCharType="end"/>
      </w:r>
      <w:r>
        <w:rPr>
          <w:lang w:val="en-US"/>
        </w:rPr>
        <w:t>).</w:t>
      </w:r>
    </w:p>
    <w:p w14:paraId="7DE76A3F" w14:textId="77777777" w:rsidR="000A7E31" w:rsidRDefault="00000000">
      <w:pPr>
        <w:pStyle w:val="Heading2"/>
      </w:pPr>
      <w:r>
        <w:t>Case study: genetic overlap among psychiatric disorders in the context of high-dimensional xAM</w:t>
      </w:r>
    </w:p>
    <w:p w14:paraId="31E3FDF4" w14:textId="77777777" w:rsidR="000A7E31" w:rsidRDefault="00000000">
      <w:pPr>
        <w:rPr>
          <w:lang w:val="en-US"/>
        </w:rPr>
      </w:pPr>
      <w:r>
        <w:rPr>
          <w:lang w:val="en-US"/>
        </w:rPr>
        <w:t xml:space="preserve">Next, having established that psychiatric disorders evidence a high-dimensional cross-mate cross-trait correlation  structure, we </w:t>
      </w:r>
      <w:r>
        <w:t xml:space="preserve">analyzed the potential consequences of high-dimensional xAM on six previously-studied psychiatric disorder groups with high cross-mate tetrachoric correlations (attention-deficit hyperactivity disorder [ADHD], alcohol use disorder [ALC], anxiety disorders [ANX], bipolar disorders [BIP], major depressive disorder [MDD], and schizophrenia [SCZ]; Supplementary </w:t>
      </w:r>
      <w:r>
        <w:fldChar w:fldCharType="begin"/>
      </w:r>
      <w:r>
        <w:instrText xml:space="preserve"> REF _Ref166757883 \h  \* MERGEFORMAT </w:instrText>
      </w:r>
      <w:r>
        <w:fldChar w:fldCharType="separate"/>
      </w:r>
      <w:r>
        <w:t>Table S3</w:t>
      </w:r>
      <w:r>
        <w:fldChar w:fldCharType="end"/>
      </w:r>
      <w:r>
        <w:t xml:space="preserve">) </w:t>
      </w:r>
      <w:r>
        <w:fldChar w:fldCharType="begin"/>
      </w:r>
      <w:r>
        <w:instrText xml:space="preserve"> ADDIN ZOTERO_ITEM CSL_CITATION {"citationID":"FwRjXCfk","properties":{"formattedCitation":"({\\i{}1})","plainCitation":"(1)","noteIndex":0},"citationItems":[{"id":"vvbWxtk6/M4KLfRVm","uris":["http://zotero.org/users/2951540/items/57JWWQIF"],"itemData":{"id":3169,"type":"article-journal","abstract":"The observation of genetic correlations between disparate human traits has been interpreted as evidence of widespread pleiotropy. Here, we introduce cross-trait assortative mating (xAM) as an alternative explanation. We observe that xAM affects many phenotypes and that phenotypic cross-mate correlation estimates are strongly associated with genetic correlation estimates (R2 = 74%). We demonstrate that existing xAM plausibly accounts for substantial fractions of genetic correlation estimates and that previously reported genetic correlation estimates between some pairs of psychiatric disorders are congruent with xAM alone. Finally, we provide evidence for a history of xAM at the genetic level using cross-trait even/odd chromosome polygenic score correlations. Together, our results demonstrate that previous reports have likely overestimated the true genetic similarity between many phenotypes.","container-title":"Science","DOI":"10/gsprmk","issue":"6621","note":"29 citations (Crossref) [2023-09-08]\npublisher: American Association for the Advancement of Science\nPMCID: PMC9901291","page":"754-761","source":"science.org (Atypon)","title":"Cross-trait assortative mating is widespread and inflates genetic correlation estimates","volume":"378","author":[{"family":"Border","given":"Richard"},{"family":"Athanasiadis","given":"Georgios"},{"family":"Buil","given":"Alfonso"},{"family":"Schork","given":"Andrew J."},{"family":"Cai","given":"Na"},{"family":"Young","given":"Alexander I."},{"family":"Werge","given":"Thomas"},{"family":"Flint","given":"Jonathan"},{"family":"Kendler","given":"Kenneth S."},{"family":"Sankararaman","given":"Sriram"},{"family":"Dahl","given":"Andy W."},{"family":"Zaitlen","given":"Noah A."}],"issued":{"date-parts":[["2022",11,18]]}}}],"schema":"https://github.com/citation-style-language/schema/raw/master/csl-citation.json"} </w:instrText>
      </w:r>
      <w:r>
        <w:fldChar w:fldCharType="separate"/>
      </w:r>
      <w:r>
        <w:t>(</w:t>
      </w:r>
      <w:r>
        <w:rPr>
          <w:i/>
          <w:iCs/>
        </w:rPr>
        <w:t>1</w:t>
      </w:r>
      <w:r>
        <w:t>)</w:t>
      </w:r>
      <w:r>
        <w:fldChar w:fldCharType="end"/>
      </w:r>
      <w:r>
        <w:t>. Importantly, the empirical 6-variate cross-mate cross-correlation structure between disorders suggests that cross-mate similarity is widespread across pairs of disorders</w:t>
      </w:r>
      <w:r>
        <w:rPr>
          <w:lang w:val="en-US"/>
        </w:rPr>
        <w:t xml:space="preserve">. On the other hand, empirical genetic correlation estimates among nearly all psychiatric disorders are positive and nontrivial, and this high degree of apparent genetic overlap has been interpreted as evidence that the existing psychiatric nosology is inadequate </w:t>
      </w:r>
      <w:r>
        <w:rPr>
          <w:lang w:val="en-US"/>
        </w:rPr>
        <w:fldChar w:fldCharType="begin"/>
      </w:r>
      <w:r>
        <w:rPr>
          <w:lang w:val="en-US"/>
        </w:rPr>
        <w:instrText xml:space="preserve"> ADDIN ZOTERO_ITEM CSL_CITATION {"citationID":"7ERf3ixu","properties":{"formattedCitation":"({\\i{}31})","plainCitation":"(31)","noteIndex":0},"citationItems":[{"id":383,"uris":["http://zotero.org/users/2951540/items/IT5HP8YV"],"itemData":{"id":383,"type":"article-journal","container-title":"Science (New York, N.Y.)","issue":"6395","journalAbbreviation":"Sci. (N. Y. N.Y.)","language":"en","note":"Citation Key: AnttiAnalysis2018\npublisher: American Association for the Advancement of Science","title":"Analysis of shared heritability in common disorders of the brain","volume":"360","author":[{"family":"Anttila","given":"Verneri"},{"family":"Bulik-Sullivan","given":"Brendan"},{"family":"Finucane","given":"Hilary K"},{"family":"Walters","given":"Raymond K"},{"family":"Bras","given":"Jose"},{"family":"Duncan","given":"Laramie"},{"family":"Escott-Price","given":"Valentina"},{"family":"Falcone","given":"Guido J"},{"family":"Gormley","given":"Padhraig"},{"family":"Malik","given":"Rainer"},{"literal":"Others"}],"issued":{"date-parts":[["2018"]]}}}],"schema":"https://github.com/citation-style-language/schema/raw/master/csl-citation.json"} </w:instrText>
      </w:r>
      <w:r>
        <w:rPr>
          <w:lang w:val="en-US"/>
        </w:rPr>
        <w:fldChar w:fldCharType="separate"/>
      </w:r>
      <w:r>
        <w:t>(</w:t>
      </w:r>
      <w:r>
        <w:rPr>
          <w:i/>
          <w:iCs/>
        </w:rPr>
        <w:t>31</w:t>
      </w:r>
      <w:r>
        <w:t>)</w:t>
      </w:r>
      <w:r>
        <w:rPr>
          <w:lang w:val="en-US"/>
        </w:rPr>
        <w:fldChar w:fldCharType="end"/>
      </w:r>
      <w:r>
        <w:rPr>
          <w:lang w:val="en-US"/>
        </w:rPr>
        <w:t>.</w:t>
      </w:r>
      <w:r>
        <w:t xml:space="preserve"> We therefore compared expected genetic correlation estimates under xAM alone (</w:t>
      </w:r>
      <m:oMath>
        <m:sSub>
          <m:sSubPr>
            <m:ctrlPr>
              <w:rPr>
                <w:rFonts w:ascii="Cambria Math" w:hAnsi="Cambria Math"/>
                <w:i/>
              </w:rPr>
            </m:ctrlPr>
          </m:sSubPr>
          <m:e>
            <m:r>
              <w:rPr>
                <w:rFonts w:ascii="Cambria Math" w:hAnsi="Cambria Math"/>
              </w:rPr>
              <m:t>r</m:t>
            </m:r>
          </m:e>
          <m:sub>
            <m:r>
              <m:rPr>
                <m:sty m:val="p"/>
              </m:rPr>
              <w:rPr>
                <w:rFonts w:ascii="Cambria Math" w:hAnsi="Cambria Math"/>
              </w:rPr>
              <m:t>xAM</m:t>
            </m:r>
          </m:sub>
        </m:sSub>
      </m:oMath>
      <w:r>
        <w:t xml:space="preserve">; i.e., without pleiotropy) assuming bivariate versus 6-variate xAM (consistent with empirical cross-mate correlation estimates across the six disorders) and using empirical heritability estimates derived from twin and family studies </w:t>
      </w:r>
      <w:r>
        <w:fldChar w:fldCharType="begin"/>
      </w:r>
      <w:r>
        <w:instrText xml:space="preserve"> ADDIN ZOTERO_ITEM CSL_CITATION {"citationID":"j3ek5GK7","properties":{"formattedCitation":"({\\i{}1})","plainCitation":"(1)","noteIndex":0},"citationItems":[{"id":"vvbWxtk6/M4KLfRVm","uris":["http://zotero.org/users/2951540/items/57JWWQIF"],"itemData":{"id":"CmcXr5xB/x4hMTpH8","type":"article-journal","abstract":"The observation of genetic correlations between disparate human traits has been interpreted as evidence of widespread pleiotropy. Here, we introduce cross-trait assortative mating (xAM) as an alternative explanation. We observe that xAM affects many phenotypes and that phenotypic cross-mate correlation estimates are strongly associated with genetic correlation estimates (R2 = 74%). We demonstrate that existing xAM plausibly accounts for substantial fractions of genetic correlation estimates and that previously reported genetic correlation estimates between some pairs of psychiatric disorders are congruent with xAM alone. Finally, we provide evidence for a history of xAM at the genetic level using cross-trait even/odd chromosome polygenic score correlations. Together, our results demonstrate that previous reports have likely overestimated the true genetic similarity between many phenotypes.","container-title":"Science","DOI":"10/gsprmk","issue":"6621","note":"29 citations (Crossref) [2023-09-08]\npublisher: American Association for the Advancement of Science\nPMCID: PMC9901291","page":"754-761","source":"science.org (Atypon)","title":"Cross-trait assortative mating is widespread and inflates genetic correlation estimates","volume":"378","author":[{"family":"Border","given":"Richard"},{"family":"Athanasiadis","given":"Georgios"},{"family":"Buil","given":"Alfonso"},{"family":"Schork","given":"Andrew J."},{"family":"Cai","given":"Na"},{"family":"Young","given":"Alexander I."},{"family":"Werge","given":"Thomas"},{"family":"Flint","given":"Jonathan"},{"family":"Kendler","given":"Kenneth S."},{"family":"Sankararaman","given":"Sriram"},{"family":"Dahl","given":"Andy W."},{"family":"Zaitlen","given":"Noah A."}],"issued":{"date-parts":[["2022",11,18]]}}}],"schema":"https://github.com/citation-style-language/schema/raw/master/csl-citation.json"} </w:instrText>
      </w:r>
      <w:r>
        <w:fldChar w:fldCharType="separate"/>
      </w:r>
      <w:r>
        <w:t>(</w:t>
      </w:r>
      <w:r>
        <w:rPr>
          <w:i/>
          <w:iCs/>
        </w:rPr>
        <w:t>1</w:t>
      </w:r>
      <w:r>
        <w:t>)</w:t>
      </w:r>
      <w:r>
        <w:fldChar w:fldCharType="end"/>
      </w:r>
      <w:r>
        <w:t xml:space="preserve">. We also compared </w:t>
      </w:r>
      <m:oMath>
        <m:sSub>
          <m:sSubPr>
            <m:ctrlPr>
              <w:rPr>
                <w:rFonts w:ascii="Cambria Math" w:hAnsi="Cambria Math"/>
                <w:i/>
              </w:rPr>
            </m:ctrlPr>
          </m:sSubPr>
          <m:e>
            <m:r>
              <w:rPr>
                <w:rFonts w:ascii="Cambria Math" w:hAnsi="Cambria Math"/>
              </w:rPr>
              <m:t>r</m:t>
            </m:r>
          </m:e>
          <m:sub>
            <m:r>
              <m:rPr>
                <m:sty m:val="p"/>
              </m:rPr>
              <w:rPr>
                <w:rFonts w:ascii="Cambria Math" w:hAnsi="Cambria Math"/>
              </w:rPr>
              <m:t>xAM</m:t>
            </m:r>
          </m:sub>
        </m:sSub>
      </m:oMath>
      <w:r>
        <w:t xml:space="preserve"> to the empirical LD-score regression estimates of Grotzinger et al. (</w:t>
      </w:r>
      <m:oMath>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m:rPr>
                <m:sty m:val="p"/>
              </m:rPr>
              <w:rPr>
                <w:rFonts w:ascii="Cambria Math" w:hAnsi="Cambria Math"/>
              </w:rPr>
              <m:t>empirical</m:t>
            </m:r>
          </m:sub>
        </m:sSub>
      </m:oMath>
      <w:r>
        <w:t xml:space="preserve">) to determine the extent to which these estimates are consistent with xAM-induced artifacts alone </w:t>
      </w:r>
      <w:r>
        <w:fldChar w:fldCharType="begin"/>
      </w:r>
      <w:r>
        <w:instrText xml:space="preserve"> ADDIN ZOTERO_ITEM CSL_CITATION {"citationID":"3e1ZDVrb","properties":{"formattedCitation":"({\\i{}32})","plainCitation":"(32)","noteIndex":0},"citationItems":[{"id":246,"uris":["http://zotero.org/users/2951540/items/49IPTU38"],"itemData":{"id":246,"type":"article-journal","abstract":"Genetic correlations estimated from genome-wide association studies (GWASs) reveal pervasive pleiotropy across a wide variety of phenotypes. We introduce genomic structural equation modelling (genomic SEM): a multivariate method for analysing the joint genetic architecture of complex traits. Genomic SEM synthesizes genetic correlations and single-nucleotide polymorphism heritabilities inferred from GWAS summary statistics of individual traits from samples with varying and unknown degrees of overlap. Genomic SEM can be used to model multivariate genetic associations among phenotypes, identify variants with effects on general dimensions of cross-trait liability, calculate more predictive polygenic scores and identify loci that cause divergence between traits. We demonstrate several applications of genomic SEM, including a joint analysis of summary statistics from five psychiatric traits. We identify 27 independent single-nucleotide polymorphisms not previously identified in the contributing univariate GWASs. Polygenic scores from genomic SEM consistently outperform those from univariate GWASs. Genomic SEM is flexible and open ended, and allows for continuous innovation in multivariate genetic analysis.","container-title":"Nature Human Behaviour","DOI":"10/gf4qsb","ISSN":"2397-3374","issue":"5","journalAbbreviation":"Nat. Hum. Behav.","language":"en","license":"2019 The Author(s), under exclusive licence to Springer Nature Limited","note":"403 citations (Crossref) [2023-09-08]\nBandiera_abtest: a\nCg_type: Nature Research Journals\nnumber: 5\nPrimary_atype: Research\npublisher: Nature Publishing Group\nSubject_term: Genetic association study;Genome-wide association studies\nSubject_term_id: genetic-association-study;genome-wide-association-studies","page":"513-525","source":"www.nature.com","title":"Genomic structural equation modelling provides insights into the multivariate genetic architecture of complex traits","volume":"3","author":[{"family":"Grotzinger","given":"Andrew D."},{"family":"Rhemtulla","given":"Mijke"},{"family":"Vlaming","given":"Ronald","non-dropping-particle":"de"},{"family":"Ritchie","given":"Stuart J."},{"family":"Mallard","given":"Travis T."},{"family":"Hill","given":"W. David"},{"family":"Ip","given":"Hill F."},{"family":"Marioni","given":"Riccardo E."},{"family":"McIntosh","given":"Andrew M."},{"family":"Deary","given":"Ian J."},{"family":"Koellinger","given":"Philipp D."},{"family":"Harden","given":"K. Paige"},{"family":"Nivard","given":"Michel G."},{"family":"Tucker-Drob","given":"Elliot M."}],"issued":{"date-parts":[["2019",5]]}}}],"schema":"https://github.com/citation-style-language/schema/raw/master/csl-citation.json"} </w:instrText>
      </w:r>
      <w:r>
        <w:fldChar w:fldCharType="separate"/>
      </w:r>
      <w:r>
        <w:t>(</w:t>
      </w:r>
      <w:r>
        <w:rPr>
          <w:i/>
          <w:iCs/>
        </w:rPr>
        <w:t>32</w:t>
      </w:r>
      <w:r>
        <w:t>)</w:t>
      </w:r>
      <w:r>
        <w:fldChar w:fldCharType="end"/>
      </w:r>
      <w:r>
        <w:t xml:space="preserve"> (Figure 2a). Finally, we characterized the impact of bivariate versus 6-variate xAM on correlations among GWAS effect estimates in the absence of pleiotropy.</w:t>
      </w:r>
    </w:p>
    <w:p w14:paraId="12925847" w14:textId="77777777" w:rsidR="000A7E31" w:rsidRDefault="00000000">
      <w:r>
        <w:t xml:space="preserve">As before, 6-variate xAM modestly increased correlations among true PGI when compared to bivariate xAM (e.g., for major depression [MDD] and anxiety disorders [ANX], </w:t>
      </w:r>
      <m:oMath>
        <m:sSub>
          <m:sSubPr>
            <m:ctrlPr>
              <w:rPr>
                <w:rFonts w:ascii="Cambria Math" w:hAnsi="Cambria Math"/>
              </w:rPr>
            </m:ctrlPr>
          </m:sSubPr>
          <m:e>
            <m:r>
              <w:rPr>
                <w:rFonts w:ascii="Cambria Math" w:hAnsi="Cambria Math"/>
              </w:rPr>
              <m:t>r</m:t>
            </m:r>
          </m:e>
          <m:sub>
            <m:r>
              <m:rPr>
                <m:sty m:val="p"/>
              </m:rPr>
              <w:rPr>
                <w:rFonts w:ascii="Cambria Math" w:hAnsi="Cambria Math"/>
              </w:rPr>
              <m:t>score</m:t>
            </m:r>
          </m:sub>
        </m:sSub>
      </m:oMath>
      <w:r>
        <w:t>=0.087 [</w:t>
      </w:r>
      <w:r>
        <w:rPr>
          <w:i/>
          <w:iCs/>
        </w:rPr>
        <w:t>se</w:t>
      </w:r>
      <w:r>
        <w:t xml:space="preserve">=1.58e-2] after five generations of 6-variate xAM versus </w:t>
      </w:r>
      <m:oMath>
        <m:sSub>
          <m:sSubPr>
            <m:ctrlPr>
              <w:rPr>
                <w:rFonts w:ascii="Cambria Math" w:hAnsi="Cambria Math"/>
              </w:rPr>
            </m:ctrlPr>
          </m:sSubPr>
          <m:e>
            <m:r>
              <w:rPr>
                <w:rFonts w:ascii="Cambria Math" w:hAnsi="Cambria Math"/>
              </w:rPr>
              <m:t>r</m:t>
            </m:r>
          </m:e>
          <m:sub>
            <m:r>
              <m:rPr>
                <m:sty m:val="p"/>
              </m:rPr>
              <w:rPr>
                <w:rFonts w:ascii="Cambria Math" w:hAnsi="Cambria Math"/>
              </w:rPr>
              <m:t>score</m:t>
            </m:r>
          </m:sub>
        </m:sSub>
      </m:oMath>
      <w:r>
        <w:t>=0.093 [</w:t>
      </w:r>
      <w:r>
        <w:rPr>
          <w:i/>
          <w:iCs/>
        </w:rPr>
        <w:t>se</w:t>
      </w:r>
      <w:r>
        <w:t xml:space="preserve">=1.54e-2] under bivariate xAM; Figure 2a). On the other hand, expected xAM-induced genetic correlation </w:t>
      </w:r>
      <w:r>
        <w:rPr>
          <w:i/>
          <w:iCs/>
        </w:rPr>
        <w:t xml:space="preserve">estimates </w:t>
      </w:r>
      <w:r>
        <w:t xml:space="preserve">were substantially higher under high-dimensional xAM (e.g., for MDD and ANX, </w:t>
      </w:r>
      <m:oMath>
        <m:sSub>
          <m:sSubPr>
            <m:ctrlPr>
              <w:rPr>
                <w:rFonts w:ascii="Cambria Math" w:hAnsi="Cambria Math"/>
              </w:rPr>
            </m:ctrlPr>
          </m:sSubPr>
          <m:e>
            <m:r>
              <w:rPr>
                <w:rFonts w:ascii="Cambria Math" w:hAnsi="Cambria Math"/>
              </w:rPr>
              <m:t>r</m:t>
            </m:r>
          </m:e>
          <m:sub>
            <m:r>
              <m:rPr>
                <m:sty m:val="p"/>
              </m:rPr>
              <w:rPr>
                <w:rFonts w:ascii="Cambria Math" w:hAnsi="Cambria Math"/>
              </w:rPr>
              <m:t>xAM</m:t>
            </m:r>
          </m:sub>
        </m:sSub>
      </m:oMath>
      <w:r>
        <w:t>=0.219 [</w:t>
      </w:r>
      <w:r>
        <w:rPr>
          <w:i/>
          <w:iCs/>
        </w:rPr>
        <w:t>se</w:t>
      </w:r>
      <w:r>
        <w:t xml:space="preserve">=3.51e-2] after five generations of 6-variate xAM versus </w:t>
      </w:r>
      <m:oMath>
        <m:sSub>
          <m:sSubPr>
            <m:ctrlPr>
              <w:rPr>
                <w:rFonts w:ascii="Cambria Math" w:hAnsi="Cambria Math"/>
              </w:rPr>
            </m:ctrlPr>
          </m:sSubPr>
          <m:e>
            <m:r>
              <w:rPr>
                <w:rFonts w:ascii="Cambria Math" w:hAnsi="Cambria Math"/>
              </w:rPr>
              <m:t>r</m:t>
            </m:r>
          </m:e>
          <m:sub>
            <m:r>
              <m:rPr>
                <m:sty m:val="p"/>
              </m:rPr>
              <w:rPr>
                <w:rFonts w:ascii="Cambria Math" w:hAnsi="Cambria Math"/>
              </w:rPr>
              <m:t>xAM</m:t>
            </m:r>
          </m:sub>
        </m:sSub>
      </m:oMath>
      <w:r>
        <w:t>=0.176 [</w:t>
      </w:r>
      <w:r>
        <w:rPr>
          <w:i/>
          <w:iCs/>
        </w:rPr>
        <w:t>se</w:t>
      </w:r>
      <w:r>
        <w:t>=4.29e-2] under bivariate xAM). Likewise, five generations of 6-variate xAM alone yielded larger genetic correlation estimates relative to those from the literature (</w:t>
      </w:r>
      <m:oMath>
        <m:sSub>
          <m:sSubPr>
            <m:ctrlPr>
              <w:rPr>
                <w:rFonts w:ascii="Cambria Math" w:hAnsi="Cambria Math"/>
              </w:rPr>
            </m:ctrlPr>
          </m:sSubPr>
          <m:e>
            <m:r>
              <w:rPr>
                <w:rFonts w:ascii="Cambria Math" w:hAnsi="Cambria Math"/>
              </w:rPr>
              <m:t>r</m:t>
            </m:r>
          </m:e>
          <m:sub>
            <m:r>
              <m:rPr>
                <m:sty m:val="p"/>
              </m:rPr>
              <w:rPr>
                <w:rFonts w:ascii="Cambria Math" w:hAnsi="Cambria Math"/>
              </w:rPr>
              <m:t>xAM</m:t>
            </m:r>
          </m:sub>
        </m:sSub>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empirical</m:t>
            </m:r>
          </m:sub>
        </m:sSub>
      </m:oMath>
      <w:r>
        <w:t>=0.427 [</w:t>
      </w:r>
      <w:r>
        <w:rPr>
          <w:i/>
          <w:iCs/>
        </w:rPr>
        <w:t>se</w:t>
      </w:r>
      <w:r>
        <w:t xml:space="preserve">=2.32e-2] under 6-variate xAM versus </w:t>
      </w:r>
      <m:oMath>
        <m:sSub>
          <m:sSubPr>
            <m:ctrlPr>
              <w:rPr>
                <w:rFonts w:ascii="Cambria Math" w:hAnsi="Cambria Math"/>
              </w:rPr>
            </m:ctrlPr>
          </m:sSubPr>
          <m:e>
            <m:r>
              <w:rPr>
                <w:rFonts w:ascii="Cambria Math" w:hAnsi="Cambria Math"/>
              </w:rPr>
              <m:t>r</m:t>
            </m:r>
          </m:e>
          <m:sub>
            <m:r>
              <m:rPr>
                <m:sty m:val="p"/>
              </m:rPr>
              <w:rPr>
                <w:rFonts w:ascii="Cambria Math" w:hAnsi="Cambria Math"/>
              </w:rPr>
              <m:t>xAM</m:t>
            </m:r>
          </m:sub>
        </m:sSub>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empirical</m:t>
            </m:r>
          </m:sub>
        </m:sSub>
      </m:oMath>
      <w:r>
        <w:t>=0.345 [</w:t>
      </w:r>
      <w:r>
        <w:rPr>
          <w:i/>
          <w:iCs/>
        </w:rPr>
        <w:t>se</w:t>
      </w:r>
      <w:r>
        <w:t>=2.36e-2] under bivariate xAM; Figure 2b). Notably, 6-variate xAM alone could fully account for empirical genetic correlation estimates for three trait pairs; for example, for the pair attention-deficit hyperactivity disorder and schizophrenia, five generations of 6-variate xAM yields estimates 1.09 [</w:t>
      </w:r>
      <w:r>
        <w:rPr>
          <w:i/>
          <w:iCs/>
        </w:rPr>
        <w:t>se</w:t>
      </w:r>
      <w:r>
        <w:t xml:space="preserve">=0.228] times </w:t>
      </w:r>
      <w:r>
        <w:lastRenderedPageBreak/>
        <w:t xml:space="preserve">larger than previously published estimates </w:t>
      </w:r>
      <w:r>
        <w:fldChar w:fldCharType="begin"/>
      </w:r>
      <w:r>
        <w:instrText xml:space="preserve"> ADDIN ZOTERO_ITEM CSL_CITATION {"citationID":"W9y8GJu7","properties":{"formattedCitation":"({\\i{}33})","plainCitation":"(33)","noteIndex":0},"citationItems":[{"id":936,"uris":["http://zotero.org/users/2951540/items/3FULUSPI"],"itemData":{"id":936,"type":"article-journal","abstract":"We interrogate the joint genetic architecture of 11 major psychiatric disorders at biobehavioral, functional genomic and molecular genetic levels of analysis. We identify four broad factors (neurodevelopmental, compulsive, psychotic and internalizing) that underlie genetic correlations among the disorders and test whether these factors adequately explain their genetic correlations with biobehavioral traits. We introduce stratified genomic structural equation modeling, which we use to identify gene sets that disproportionately contribute to genetic risk sharing. This includes protein-truncating variant-intolerant genes expressed in excitatory and GABAergic brain cells that are enriched for genetic overlap across disorders with psychotic features. Multivariate association analyses detect 152 (20 new) independent loci that act on the individual factors and identify nine loci that act heterogeneously across disorders within a factor. Despite moderate-to-high genetic correlations across all 11 disorders, we find little utility of a single dimension of genetic risk across psychiatric disorders either at the level of biobehavioral correlates or at the level of individual variants.","container-title":"Nature Genetics","DOI":"10/gp4xcr","ISSN":"1546-1718","issue":"5","journalAbbreviation":"Nat. Genet.","language":"en","license":"2022 The Author(s), under exclusive licence to Springer Nature America, Inc.","note":"59 citations (Crossref) [2023-09-08]\nnumber: 5\npublisher: Nature Publishing Group\nRead_Status: Read\nRead_Status_Date: 2024-08-09T20:03:33.282Z","page":"548-559","source":"www.nature.com","title":"Genetic architecture of 11 major psychiatric disorders at biobehavioral, functional genomic and molecular genetic levels of analysis","volume":"54","author":[{"family":"Grotzinger","given":"Andrew D."},{"family":"Mallard","given":"Travis T."},{"family":"Akingbuwa","given":"Wonuola A."},{"family":"Ip","given":"Hill F."},{"family":"Adams","given":"Mark J."},{"family":"Lewis","given":"Cathryn M."},{"family":"McIntosh","given":"Andrew M."},{"family":"Grove","given":"Jakob"},{"family":"Dalsgaard","given":"Søren"},{"family":"Lesch","given":"Klaus-Peter"},{"family":"Strom","given":"Nora"},{"family":"Meier","given":"Sandra M."},{"family":"Mattheisen","given":"Manuel"},{"family":"Børglum","given":"Anders D."},{"family":"Mors","given":"Ole"},{"family":"Breen","given":"Gerome"},{"family":"Lee","given":"Phil H."},{"family":"Kendler","given":"Kenneth S."},{"family":"Smoller","given":"Jordan W."},{"family":"Tucker-Drob","given":"Elliot M."},{"family":"Nivard","given":"Michel G."}],"issued":{"date-parts":[["2022",5]]}}}],"schema":"https://github.com/citation-style-language/schema/raw/master/csl-citation.json"} </w:instrText>
      </w:r>
      <w:r>
        <w:fldChar w:fldCharType="separate"/>
      </w:r>
      <w:r>
        <w:t>(</w:t>
      </w:r>
      <w:r>
        <w:rPr>
          <w:i/>
          <w:iCs/>
        </w:rPr>
        <w:t>33</w:t>
      </w:r>
      <w:r>
        <w:t>)</w:t>
      </w:r>
      <w:r>
        <w:fldChar w:fldCharType="end"/>
      </w:r>
      <w:r>
        <w:t xml:space="preserve">. </w:t>
      </w:r>
    </w:p>
    <w:p w14:paraId="13515F15" w14:textId="77777777" w:rsidR="000A7E31" w:rsidRDefault="00000000">
      <w:r>
        <w:t xml:space="preserve">In addition to inducing false positives, xAM will induce directional bias in GWAS effect estimates across traits under assortment such that effect estimates become positively correlated. We illustrate this phenomenon for the six psychiatric traits in Figure 2c: although each of the six disorders was modeled as having unlinked, non-overlapping causal variants, five generations of bivariate xAM induced an average correlation among GWAS slope estimates of </w:t>
      </w:r>
      <m:oMath>
        <m:sSub>
          <m:sSubPr>
            <m:ctrlPr>
              <w:rPr>
                <w:rFonts w:ascii="Cambria Math" w:hAnsi="Cambria Math"/>
              </w:rPr>
            </m:ctrlPr>
          </m:sSubPr>
          <m:e>
            <m:acc>
              <m:accPr>
                <m:chr m:val="̅"/>
                <m:ctrlPr>
                  <w:rPr>
                    <w:rFonts w:ascii="Cambria Math" w:hAnsi="Cambria Math"/>
                    <w:i/>
                  </w:rPr>
                </m:ctrlPr>
              </m:accPr>
              <m:e>
                <m:r>
                  <w:rPr>
                    <w:rFonts w:ascii="Cambria Math" w:hAnsi="Cambria Math"/>
                  </w:rPr>
                  <m:t>r</m:t>
                </m:r>
              </m:e>
            </m:acc>
          </m:e>
          <m:sub>
            <m:acc>
              <m:accPr>
                <m:ctrlPr>
                  <w:rPr>
                    <w:rFonts w:ascii="Cambria Math" w:hAnsi="Cambria Math"/>
                    <w:i/>
                    <w:iCs/>
                  </w:rPr>
                </m:ctrlPr>
              </m:accPr>
              <m:e>
                <m:r>
                  <w:rPr>
                    <w:rFonts w:ascii="Cambria Math" w:hAnsi="Cambria Math"/>
                  </w:rPr>
                  <m:t>β</m:t>
                </m:r>
              </m:e>
            </m:acc>
          </m:sub>
        </m:sSub>
      </m:oMath>
      <w:r>
        <w:t>=0.113 [</w:t>
      </w:r>
      <w:r>
        <w:rPr>
          <w:i/>
          <w:iCs/>
        </w:rPr>
        <w:t>se</w:t>
      </w:r>
      <w:r>
        <w:t xml:space="preserve">=1.06e-2] across trait pairs. Again, this effect was more pronounced when modeling empirical xAM across all six traits: </w:t>
      </w:r>
      <m:oMath>
        <m:sSub>
          <m:sSubPr>
            <m:ctrlPr>
              <w:rPr>
                <w:rFonts w:ascii="Cambria Math" w:hAnsi="Cambria Math"/>
              </w:rPr>
            </m:ctrlPr>
          </m:sSubPr>
          <m:e>
            <m:acc>
              <m:accPr>
                <m:chr m:val="̅"/>
                <m:ctrlPr>
                  <w:rPr>
                    <w:rFonts w:ascii="Cambria Math" w:hAnsi="Cambria Math"/>
                    <w:i/>
                  </w:rPr>
                </m:ctrlPr>
              </m:accPr>
              <m:e>
                <m:r>
                  <w:rPr>
                    <w:rFonts w:ascii="Cambria Math" w:hAnsi="Cambria Math"/>
                  </w:rPr>
                  <m:t>r</m:t>
                </m:r>
              </m:e>
            </m:acc>
          </m:e>
          <m:sub>
            <m:acc>
              <m:accPr>
                <m:ctrlPr>
                  <w:rPr>
                    <w:rFonts w:ascii="Cambria Math" w:hAnsi="Cambria Math"/>
                    <w:i/>
                    <w:iCs/>
                  </w:rPr>
                </m:ctrlPr>
              </m:accPr>
              <m:e>
                <m:r>
                  <w:rPr>
                    <w:rFonts w:ascii="Cambria Math" w:hAnsi="Cambria Math"/>
                  </w:rPr>
                  <m:t>β</m:t>
                </m:r>
              </m:e>
            </m:acc>
          </m:sub>
        </m:sSub>
      </m:oMath>
      <w:r>
        <w:t>=0.149 [</w:t>
      </w:r>
      <w:r>
        <w:rPr>
          <w:i/>
          <w:iCs/>
        </w:rPr>
        <w:t>se</w:t>
      </w:r>
      <w:r>
        <w:t>=9.06e-3].</w:t>
      </w:r>
    </w:p>
    <w:p w14:paraId="33B96074" w14:textId="77777777" w:rsidR="000A7E31" w:rsidRDefault="00000000">
      <w:pPr>
        <w:pStyle w:val="Heading2"/>
        <w:keepNext w:val="0"/>
        <w:keepLines w:val="0"/>
      </w:pPr>
      <w:r>
        <w:t>Vertical transmission exacerbates xAM-induced biases</w:t>
      </w:r>
    </w:p>
    <w:p w14:paraId="69B601FA" w14:textId="77777777" w:rsidR="000A7E31" w:rsidRDefault="00000000">
      <w:pPr>
        <w:rPr>
          <w:lang w:val="en-US"/>
        </w:rPr>
      </w:pPr>
      <w:r>
        <w:t xml:space="preserve">We next turn our attention to another mechanism underlying phenotypic variation that may also bias contemporary statistical genetic models: parents transmit more to their offspring than genetic material. </w:t>
      </w:r>
      <w:r>
        <w:rPr>
          <w:lang w:val="en-US"/>
        </w:rPr>
        <w:t xml:space="preserve">For example, wealth may be transmitted from parent to offspring directly through bequests and indirectly through the opportunities available to individuals with affluent parents. To the extent that wealth is cross-correlated with heritable phenotypes across mates, genetically-transmitted causal variants for these phenotypes will become confounded with environmentally-transmitted correlates of wealth. </w:t>
      </w:r>
      <w:r>
        <w:t xml:space="preserve">We find that, in the presence of xAM, even weak parent-offspring (i.e., “vertical”) phenotype transmission (VT) dramatically compromises the interpretability of genetic estimators. We ran additional simulations examining the consequences of random mating (RM) versus 5-variate xAM (5xAM) in combination with multivariate VT explaining only 5% of the total phenotypic variance at generation 0 (Figure 3a; see Online Methods for detailed description of model parametrization). </w:t>
      </w:r>
      <w:r>
        <w:rPr>
          <w:lang w:val="en-US"/>
        </w:rPr>
        <w:t xml:space="preserve">We note that the joint presence of xAM and VT implies assortment not only on parental phenotypes but on grandparental phenotypes and environments. </w:t>
      </w:r>
      <w:r>
        <w:t xml:space="preserve">As with the 5-variate results presented in Figure 1c-1e, the five phenotypes were subject to exchangeable cross-mate cross-trait correlations of 0.2, each with panmictic heritabilities </w:t>
      </w:r>
      <m:oMath>
        <m:sSubSup>
          <m:sSubSupPr>
            <m:ctrlPr>
              <w:rPr>
                <w:rFonts w:ascii="Cambria Math" w:hAnsi="Cambria Math"/>
              </w:rPr>
            </m:ctrlPr>
          </m:sSubSupPr>
          <m:e>
            <m:r>
              <w:rPr>
                <w:rFonts w:ascii="Cambria Math" w:hAnsi="Cambria Math"/>
              </w:rPr>
              <m:t>h</m:t>
            </m:r>
          </m:e>
          <m:sub>
            <m:r>
              <m:rPr>
                <m:sty m:val="p"/>
              </m:rPr>
              <w:rPr>
                <w:rFonts w:ascii="Cambria Math" w:hAnsi="Cambria Math"/>
              </w:rPr>
              <m:t>0</m:t>
            </m:r>
          </m:sub>
          <m:sup>
            <m:r>
              <m:rPr>
                <m:sty m:val="p"/>
              </m:rPr>
              <w:rPr>
                <w:rFonts w:ascii="Cambria Math" w:hAnsi="Cambria Math"/>
              </w:rPr>
              <m:t>2</m:t>
            </m:r>
          </m:sup>
        </m:sSubSup>
      </m:oMath>
      <w:r>
        <w:t>=0.5 and without pleiotropy across traits.</w:t>
      </w:r>
    </w:p>
    <w:p w14:paraId="0676CABC" w14:textId="77777777" w:rsidR="000A7E31" w:rsidRDefault="00000000">
      <w:r>
        <w:t xml:space="preserve">Compared to five generations of 5xAM alone, 5xAM + VT induced substantial countervailing differences in true and estimated quantities. After five generations of 5xAM + VT, whereas the true heritability fell from </w:t>
      </w:r>
      <m:oMath>
        <m:sSubSup>
          <m:sSubSupPr>
            <m:ctrlPr>
              <w:rPr>
                <w:rFonts w:ascii="Cambria Math" w:hAnsi="Cambria Math"/>
              </w:rPr>
            </m:ctrlPr>
          </m:sSubSupPr>
          <m:e>
            <m:r>
              <w:rPr>
                <w:rFonts w:ascii="Cambria Math" w:hAnsi="Cambria Math"/>
              </w:rPr>
              <m:t>h</m:t>
            </m:r>
          </m:e>
          <m:sub>
            <m:r>
              <w:rPr>
                <w:rFonts w:ascii="Cambria Math" w:hAnsi="Cambria Math"/>
              </w:rPr>
              <m:t>0</m:t>
            </m:r>
          </m:sub>
          <m:sup>
            <m:r>
              <m:rPr>
                <m:sty m:val="p"/>
              </m:rPr>
              <w:rPr>
                <w:rFonts w:ascii="Cambria Math" w:hAnsi="Cambria Math"/>
              </w:rPr>
              <m:t>2</m:t>
            </m:r>
          </m:sup>
        </m:sSubSup>
      </m:oMath>
      <w:r>
        <w:t xml:space="preserve">=0.500 to </w:t>
      </w:r>
      <m:oMath>
        <m:sSubSup>
          <m:sSubSupPr>
            <m:ctrlPr>
              <w:rPr>
                <w:rFonts w:ascii="Cambria Math" w:hAnsi="Cambria Math"/>
              </w:rPr>
            </m:ctrlPr>
          </m:sSubSupPr>
          <m:e>
            <m:r>
              <w:rPr>
                <w:rFonts w:ascii="Cambria Math" w:hAnsi="Cambria Math"/>
              </w:rPr>
              <m:t>h</m:t>
            </m:r>
          </m:e>
          <m:sub>
            <m:r>
              <w:rPr>
                <w:rFonts w:ascii="Cambria Math" w:hAnsi="Cambria Math"/>
              </w:rPr>
              <m:t>5</m:t>
            </m:r>
          </m:sub>
          <m:sup>
            <m:r>
              <m:rPr>
                <m:sty m:val="p"/>
              </m:rPr>
              <w:rPr>
                <w:rFonts w:ascii="Cambria Math" w:hAnsi="Cambria Math"/>
              </w:rPr>
              <m:t>2</m:t>
            </m:r>
          </m:sup>
        </m:sSubSup>
      </m:oMath>
      <w:r>
        <w:t xml:space="preserve">=0.396, the estimated heritability increased to </w:t>
      </w:r>
      <m:oMath>
        <m:sSubSup>
          <m:sSubSupPr>
            <m:ctrlPr>
              <w:rPr>
                <w:rFonts w:ascii="Cambria Math" w:hAnsi="Cambria Math"/>
              </w:rPr>
            </m:ctrlPr>
          </m:sSubSupPr>
          <m:e>
            <m:acc>
              <m:accPr>
                <m:ctrlPr>
                  <w:rPr>
                    <w:rFonts w:ascii="Cambria Math" w:hAnsi="Cambria Math"/>
                    <w:i/>
                  </w:rPr>
                </m:ctrlPr>
              </m:accPr>
              <m:e>
                <m:r>
                  <w:rPr>
                    <w:rFonts w:ascii="Cambria Math" w:hAnsi="Cambria Math"/>
                  </w:rPr>
                  <m:t>h</m:t>
                </m:r>
              </m:e>
            </m:acc>
          </m:e>
          <m:sub>
            <m:r>
              <w:rPr>
                <w:rFonts w:ascii="Cambria Math" w:hAnsi="Cambria Math"/>
              </w:rPr>
              <m:t>5</m:t>
            </m:r>
          </m:sub>
          <m:sup>
            <m:r>
              <m:rPr>
                <m:sty m:val="p"/>
              </m:rPr>
              <w:rPr>
                <w:rFonts w:ascii="Cambria Math" w:hAnsi="Cambria Math"/>
              </w:rPr>
              <m:t>2</m:t>
            </m:r>
          </m:sup>
        </m:sSubSup>
      </m:oMath>
      <w:r>
        <w:t xml:space="preserve">=0.749, with median upward bias of </w:t>
      </w:r>
      <m:oMath>
        <m:sSubSup>
          <m:sSubSupPr>
            <m:ctrlPr>
              <w:rPr>
                <w:rFonts w:ascii="Cambria Math" w:hAnsi="Cambria Math"/>
              </w:rPr>
            </m:ctrlPr>
          </m:sSubSupPr>
          <m:e>
            <m:acc>
              <m:accPr>
                <m:ctrlPr>
                  <w:rPr>
                    <w:rFonts w:ascii="Cambria Math" w:hAnsi="Cambria Math"/>
                    <w:i/>
                  </w:rPr>
                </m:ctrlPr>
              </m:accPr>
              <m:e>
                <m:r>
                  <w:rPr>
                    <w:rFonts w:ascii="Cambria Math" w:hAnsi="Cambria Math"/>
                  </w:rPr>
                  <m:t>h</m:t>
                </m:r>
              </m:e>
            </m:acc>
          </m:e>
          <m:sub>
            <m:r>
              <w:rPr>
                <w:rFonts w:ascii="Cambria Math" w:hAnsi="Cambria Math"/>
              </w:rPr>
              <m:t>5</m:t>
            </m:r>
          </m:sub>
          <m:sup>
            <m:r>
              <m:rPr>
                <m:sty m:val="p"/>
              </m:rP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5</m:t>
            </m:r>
          </m:sub>
          <m:sup>
            <m:r>
              <m:rPr>
                <m:sty m:val="p"/>
              </m:rPr>
              <w:rPr>
                <w:rFonts w:ascii="Cambria Math" w:hAnsi="Cambria Math"/>
              </w:rPr>
              <m:t>2</m:t>
            </m:r>
          </m:sup>
        </m:sSubSup>
      </m:oMath>
      <w:r>
        <w:t xml:space="preserve">=0.353 across simulation replicates, far larger than the already considerable bias induced by 5xAM of </w:t>
      </w:r>
      <m:oMath>
        <m:sSubSup>
          <m:sSubSupPr>
            <m:ctrlPr>
              <w:rPr>
                <w:rFonts w:ascii="Cambria Math" w:hAnsi="Cambria Math"/>
              </w:rPr>
            </m:ctrlPr>
          </m:sSubSupPr>
          <m:e>
            <m:acc>
              <m:accPr>
                <m:ctrlPr>
                  <w:rPr>
                    <w:rFonts w:ascii="Cambria Math" w:hAnsi="Cambria Math"/>
                    <w:i/>
                  </w:rPr>
                </m:ctrlPr>
              </m:accPr>
              <m:e>
                <m:r>
                  <w:rPr>
                    <w:rFonts w:ascii="Cambria Math" w:hAnsi="Cambria Math"/>
                  </w:rPr>
                  <m:t>h</m:t>
                </m:r>
              </m:e>
            </m:acc>
          </m:e>
          <m:sub>
            <m:r>
              <w:rPr>
                <w:rFonts w:ascii="Cambria Math" w:hAnsi="Cambria Math"/>
              </w:rPr>
              <m:t>5</m:t>
            </m:r>
          </m:sub>
          <m:sup>
            <m:r>
              <m:rPr>
                <m:sty m:val="p"/>
              </m:rP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5</m:t>
            </m:r>
          </m:sub>
          <m:sup>
            <m:r>
              <m:rPr>
                <m:sty m:val="p"/>
              </m:rPr>
              <w:rPr>
                <w:rFonts w:ascii="Cambria Math" w:hAnsi="Cambria Math"/>
              </w:rPr>
              <m:t>2</m:t>
            </m:r>
          </m:sup>
        </m:sSubSup>
      </m:oMath>
      <w:r>
        <w:t xml:space="preserve">=0.124. True heritability decreased because the variance explained by vertical transmission can increase more rapidly than the additive genetic variance under xAM. However, xAM combined with vertical transmission (which also induces indirect genetic effects when the parental phenotype is heritable, as it is here) can lead to strong gene-environment correlation that biases GWAS estimates and heritability estimators utilizing GWAS summary statistics </w:t>
      </w:r>
      <w:r>
        <w:fldChar w:fldCharType="begin"/>
      </w:r>
      <w:r>
        <w:instrText xml:space="preserve"> ADDIN ZOTERO_ITEM CSL_CITATION {"citationID":"0aRlV4H2","properties":{"formattedCitation":"({\\i{}5}, {\\i{}34})","plainCitation":"(5, 34)","noteIndex":0},"citationItems":[{"id":995,"uris":["http://zotero.org/users/2951540/items/J5I6CJBW"],"itemData":{"id":995,"type":"article","abstract":"Both direct genetic effects (effects of alleles in an individual on that individual) and indirect genetic effects — effects of alleles in an individual (e.g. parents) on another individual (e.g. offspring) — can contribute to phenotypic variation and genotype-phenotype associations. Here, we consider a phenotype affected by direct and parental indirect genetic effects under assortative mating at equilibrium. We generalize classical theory to derive a decomposition of the equilibrium phenotypic variance in terms of direct and indirect genetic effect components. We extend this theory to show that popular methods for estimating indirect genetic effects or ‘genetic nurture’ through analysis of parental and offspring polygenic predictors (called polygenic indices or scores — PGIs or PGSs) are substantially biased by assortative mating. We propose an improved method for estimating indirect genetic effects while accounting for assortative mating that can also correct heritability estimates for bias due to assortative mating. We validate our method in simulations and apply it to PGIs for height and educational attainment (EA), estimating that the equilibrium heritability of height is 0.699 (S.E. = 0.075) and finding no evidence for indirect genetic effects on height. We estimate a very high correlation between parents’ underlying genetic components for EA, 0.755 (S.E. = 0.035), which is inconsistent with twin based estimates of the heritability of EA, possibly due to confounding in the EA PGI and/or in twin studies. We implement our method in the software package snipar, enabling researchers to apply the method to data including observed and/or imputed parental genotypes. We provide a theoretical framework for understanding the results of PGI analyses and a practical methodology for estimating heritability and indirect genetic effects while accounting for assortative mating.","DOI":"10.1101/2023.07.10.548458","language":"en","license":"© 2023, Posted by Cold Spring Harbor Laboratory. This pre-print is available under a Creative Commons License (Attribution 4.0 International), CC BY 4.0, as described at http://creativecommons.org/licenses/by/4.0/","note":"page: 2023.07.10.548458\nsection: New Results","publisher":"bioRxiv","source":"bioRxiv","title":"Estimation of indirect genetic effects and heritability under assortative mating","URL":"https://www.biorxiv.org/content/10.1101/2023.07.10.548458v1","author":[{"family":"Young","given":"Alexander Strudwick"}],"accessed":{"date-parts":[["2024",4,22]]},"issued":{"date-parts":[["2023",7,11]]}}},{"id":3388,"uris":["http://zotero.org/groups/5384820/items/3DXLI2LQ"],"itemData":{"id":3388,"type":"article-journal","abstract":"Effects estimated by genome-wide association studies (GWASs) include effects of alleles in an individual on that individual (direct genetic effects), indirect genetic effects (for example, effects of alleles in parents on offspring through the environment) and bias from confounding. Within-family genetic variation is random, enabling unbiased estimation of direct genetic effects when parents are genotyped. However, parental genotypes are often missing. We introduce a method that imputes missing parental genotypes and estimates direct genetic effects. Our method, implemented in the software package snipar (single-nucleotide imputation of parents), gives more precise estimates of direct genetic effects than existing approaches. Using 39,614 individuals from the UK Biobank with at least one genotyped sibling/parent, we estimate the correlation between direct genetic effects and effects from standard GWASs for nine phenotypes, including educational attainment (r = 0.739, standard error (s.e.) = 0.086) and cognitive ability (r = 0.490, s.e. = 0.086). Our results demonstrate substantial confounding bias in standard GWASs for some phenotypes.","container-title":"Nature Genetics","DOI":"10/grtv8q","ISSN":"1546-1718","issue":"6","note":"28 citations (Crossref) [2024-02-04]\nCitation Key: Young2022","page":"897-905","title":"Mendelian imputation of parental genotypes improves estimates of direct genetic effects","volume":"54","author":[{"family":"Young","given":"Alexander I"},{"family":"Nehzati","given":"Seyed Moeen"},{"family":"Benonisdottir","given":"Stefania"},{"family":"Okbay","given":"Aysu"},{"family":"Jayashankar","given":"Hariharan"},{"family":"Lee","given":"Chanwook"},{"family":"Cesarini","given":"David"},{"family":"Benjamin","given":"Daniel J"},{"family":"Turley","given":"Patrick"},{"family":"Kong","given":"Augustine"}],"issued":{"date-parts":[["2022"]]}}}],"schema":"https://github.com/citation-style-language/schema/raw/master/csl-citation.json"} </w:instrText>
      </w:r>
      <w:r>
        <w:fldChar w:fldCharType="separate"/>
      </w:r>
      <w:r>
        <w:t>(</w:t>
      </w:r>
      <w:r>
        <w:rPr>
          <w:i/>
          <w:iCs/>
        </w:rPr>
        <w:t>5</w:t>
      </w:r>
      <w:r>
        <w:t xml:space="preserve">, </w:t>
      </w:r>
      <w:r>
        <w:rPr>
          <w:i/>
          <w:iCs/>
        </w:rPr>
        <w:t>34</w:t>
      </w:r>
      <w:r>
        <w:t>)</w:t>
      </w:r>
      <w:r>
        <w:fldChar w:fldCharType="end"/>
      </w:r>
      <w:r>
        <w:t>. Likewise, 5xAM + VT decreased the true score correlations but increased the estimated effect correlations relative to 5xAM alone (</w:t>
      </w:r>
      <m:oMath>
        <m:sSub>
          <m:sSubPr>
            <m:ctrlPr>
              <w:rPr>
                <w:rFonts w:ascii="Cambria Math" w:hAnsi="Cambria Math"/>
                <w:i/>
              </w:rPr>
            </m:ctrlPr>
          </m:sSubPr>
          <m:e>
            <m:r>
              <w:rPr>
                <w:rFonts w:ascii="Cambria Math" w:hAnsi="Cambria Math"/>
              </w:rPr>
              <m:t>r</m:t>
            </m:r>
          </m:e>
          <m:sub>
            <m:r>
              <m:rPr>
                <m:sty m:val="p"/>
              </m:rPr>
              <w:rPr>
                <w:rFonts w:ascii="Cambria Math" w:hAnsi="Cambria Math"/>
              </w:rPr>
              <m:t>score</m:t>
            </m:r>
          </m:sub>
        </m:sSub>
      </m:oMath>
      <w:r>
        <w:t xml:space="preserve">=0.078 and </w:t>
      </w:r>
      <m:oMath>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β</m:t>
            </m:r>
          </m:sub>
        </m:sSub>
      </m:oMath>
      <w:r>
        <w:t xml:space="preserve">=0.513 versus </w:t>
      </w:r>
      <m:oMath>
        <m:sSub>
          <m:sSubPr>
            <m:ctrlPr>
              <w:rPr>
                <w:rFonts w:ascii="Cambria Math" w:hAnsi="Cambria Math"/>
                <w:i/>
              </w:rPr>
            </m:ctrlPr>
          </m:sSubPr>
          <m:e>
            <m:r>
              <w:rPr>
                <w:rFonts w:ascii="Cambria Math" w:hAnsi="Cambria Math"/>
              </w:rPr>
              <m:t>r</m:t>
            </m:r>
          </m:e>
          <m:sub>
            <m:r>
              <m:rPr>
                <m:sty m:val="p"/>
              </m:rPr>
              <w:rPr>
                <w:rFonts w:ascii="Cambria Math" w:hAnsi="Cambria Math"/>
              </w:rPr>
              <m:t>score</m:t>
            </m:r>
          </m:sub>
        </m:sSub>
      </m:oMath>
      <w:r>
        <w:t xml:space="preserve">=0.132 and </w:t>
      </w:r>
      <m:oMath>
        <m:sSub>
          <m:sSubPr>
            <m:ctrlPr>
              <w:rPr>
                <w:rFonts w:ascii="Cambria Math" w:hAnsi="Cambria Math"/>
                <w:i/>
              </w:rPr>
            </m:ctrlPr>
          </m:sSubPr>
          <m:e>
            <m:r>
              <w:rPr>
                <w:rFonts w:ascii="Cambria Math" w:hAnsi="Cambria Math"/>
              </w:rPr>
              <m:t>r</m:t>
            </m:r>
          </m:e>
          <m:sub>
            <m:r>
              <m:rPr>
                <m:sty m:val="p"/>
              </m:rPr>
              <w:rPr>
                <w:rFonts w:ascii="Cambria Math" w:hAnsi="Cambria Math"/>
              </w:rPr>
              <m:t>score</m:t>
            </m:r>
          </m:sub>
        </m:sSub>
      </m:oMath>
      <w:r>
        <w:t xml:space="preserve">=0.296 after five generations of 5xAM + VT versus 5xAM, respectively). When interpreted as an estimate of the correlation between direct genetic effects, this amounts to upward bias of </w:t>
      </w:r>
      <m:oMath>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β</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β</m:t>
            </m:r>
          </m:sub>
        </m:sSub>
      </m:oMath>
      <w:r>
        <w:t xml:space="preserve">=0.513, but even when interpreted as an estimate of the true polygenic index correlation, this amounts to a bias of </w:t>
      </w:r>
      <m:oMath>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β</m:t>
            </m:r>
          </m:sub>
        </m:sSub>
        <m:r>
          <w:rPr>
            <w:rFonts w:ascii="Cambria Math" w:hAnsi="Cambria Math"/>
          </w:rPr>
          <m:t>-</m:t>
        </m:r>
        <m:sSub>
          <m:sSubPr>
            <m:ctrlPr>
              <w:rPr>
                <w:rFonts w:ascii="Cambria Math" w:hAnsi="Cambria Math"/>
                <w:i/>
              </w:rPr>
            </m:ctrlPr>
          </m:sSubPr>
          <m:e>
            <m:r>
              <w:rPr>
                <w:rFonts w:ascii="Cambria Math" w:hAnsi="Cambria Math"/>
              </w:rPr>
              <m:t>r</m:t>
            </m:r>
          </m:e>
          <m:sub>
            <m:r>
              <m:rPr>
                <m:sty m:val="p"/>
              </m:rPr>
              <w:rPr>
                <w:rFonts w:ascii="Cambria Math" w:hAnsi="Cambria Math"/>
              </w:rPr>
              <m:t>score</m:t>
            </m:r>
          </m:sub>
        </m:sSub>
      </m:oMath>
      <w:r>
        <w:t>=0.435.</w:t>
      </w:r>
    </w:p>
    <w:p w14:paraId="164C4BE4" w14:textId="77777777" w:rsidR="000A7E31" w:rsidRDefault="00000000">
      <w:r>
        <w:t>We again performed a series of simulations examining GWAS false-positive rates under variable statistical power (Figure 3d). Here, as with the variance components analyses, the addition of VT on top of 5xAM induced substantially higher false positive rates relative to 5xAM alone (</w:t>
      </w:r>
      <m:oMath>
        <m:acc>
          <m:accPr>
            <m:ctrlPr>
              <w:rPr>
                <w:rFonts w:ascii="Cambria Math" w:hAnsi="Cambria Math"/>
                <w:i/>
              </w:rPr>
            </m:ctrlPr>
          </m:accPr>
          <m:e>
            <m:r>
              <w:rPr>
                <w:rFonts w:ascii="Cambria Math" w:hAnsi="Cambria Math"/>
              </w:rPr>
              <m:t>α</m:t>
            </m:r>
          </m:e>
        </m:acc>
        <m:r>
          <w:rPr>
            <w:rFonts w:ascii="Cambria Math" w:hAnsi="Cambria Math"/>
          </w:rPr>
          <m:t>/α</m:t>
        </m:r>
      </m:oMath>
      <w:r>
        <w:t xml:space="preserve">=2.779 versus </w:t>
      </w:r>
      <m:oMath>
        <m:acc>
          <m:accPr>
            <m:ctrlPr>
              <w:rPr>
                <w:rFonts w:ascii="Cambria Math" w:hAnsi="Cambria Math"/>
                <w:i/>
              </w:rPr>
            </m:ctrlPr>
          </m:accPr>
          <m:e>
            <m:r>
              <w:rPr>
                <w:rFonts w:ascii="Cambria Math" w:hAnsi="Cambria Math"/>
              </w:rPr>
              <m:t>α</m:t>
            </m:r>
          </m:e>
        </m:acc>
        <m:r>
          <w:rPr>
            <w:rFonts w:ascii="Cambria Math" w:hAnsi="Cambria Math"/>
          </w:rPr>
          <m:t>/α</m:t>
        </m:r>
      </m:oMath>
      <w:r>
        <w:t xml:space="preserve">=1.522, respectively, across power conditions). As before, the inflation of GWAS statistics was exacerbated in larger samples; for example, increasing power from 39% to 66% increased the relative false positive rate from </w:t>
      </w:r>
      <m:oMath>
        <m:acc>
          <m:accPr>
            <m:ctrlPr>
              <w:rPr>
                <w:rFonts w:ascii="Cambria Math" w:hAnsi="Cambria Math"/>
                <w:i/>
              </w:rPr>
            </m:ctrlPr>
          </m:accPr>
          <m:e>
            <m:r>
              <w:rPr>
                <w:rFonts w:ascii="Cambria Math" w:hAnsi="Cambria Math"/>
              </w:rPr>
              <m:t>α</m:t>
            </m:r>
          </m:e>
        </m:acc>
        <m:r>
          <w:rPr>
            <w:rFonts w:ascii="Cambria Math" w:hAnsi="Cambria Math"/>
          </w:rPr>
          <m:t>/α</m:t>
        </m:r>
      </m:oMath>
      <w:r>
        <w:t xml:space="preserve">=1.747 to </w:t>
      </w:r>
      <m:oMath>
        <m:acc>
          <m:accPr>
            <m:ctrlPr>
              <w:rPr>
                <w:rFonts w:ascii="Cambria Math" w:hAnsi="Cambria Math"/>
                <w:i/>
              </w:rPr>
            </m:ctrlPr>
          </m:accPr>
          <m:e>
            <m:r>
              <w:rPr>
                <w:rFonts w:ascii="Cambria Math" w:hAnsi="Cambria Math"/>
              </w:rPr>
              <m:t>α</m:t>
            </m:r>
          </m:e>
        </m:acc>
        <m:r>
          <w:rPr>
            <w:rFonts w:ascii="Cambria Math" w:hAnsi="Cambria Math"/>
          </w:rPr>
          <m:t>/α</m:t>
        </m:r>
      </m:oMath>
      <w:r>
        <w:t xml:space="preserve">=4.251 under 5xAM + VT. </w:t>
      </w:r>
    </w:p>
    <w:p w14:paraId="08082925" w14:textId="77777777" w:rsidR="000A7E31" w:rsidRDefault="00000000">
      <w:r>
        <w:lastRenderedPageBreak/>
        <w:t xml:space="preserve">Finally, we performed a number of supplemental simulations incorporating stronger VT (i.e., accounting for up to 20% of total phenotypic variance at generation zero) and/or linear gene-environment interactions (G×E; Supplemental Figures </w:t>
      </w:r>
      <w:r>
        <w:fldChar w:fldCharType="begin"/>
      </w:r>
      <w:r>
        <w:instrText xml:space="preserve"> REF _Ref165990135 \h  \* MERGEFORMAT </w:instrText>
      </w:r>
      <w:r>
        <w:fldChar w:fldCharType="separate"/>
      </w:r>
      <w:r>
        <w:t>S8</w:t>
      </w:r>
      <w:r>
        <w:fldChar w:fldCharType="end"/>
      </w:r>
      <w:r>
        <w:t>-</w:t>
      </w:r>
      <w:r>
        <w:fldChar w:fldCharType="begin"/>
      </w:r>
      <w:r>
        <w:instrText xml:space="preserve"> REF _Ref179913389 \h  \* MERGEFORMAT </w:instrText>
      </w:r>
      <w:r>
        <w:fldChar w:fldCharType="separate"/>
      </w:r>
      <w:r>
        <w:t>S12</w:t>
      </w:r>
      <w:r>
        <w:fldChar w:fldCharType="end"/>
      </w:r>
      <w:r>
        <w:t xml:space="preserve">; Supplemental </w:t>
      </w:r>
      <w:r>
        <w:fldChar w:fldCharType="begin"/>
      </w:r>
      <w:r>
        <w:instrText xml:space="preserve"> REF _Ref166074132 \h  \* MERGEFORMAT </w:instrText>
      </w:r>
      <w:r>
        <w:fldChar w:fldCharType="separate"/>
      </w:r>
      <w:r>
        <w:t>Table S5</w:t>
      </w:r>
      <w:r>
        <w:fldChar w:fldCharType="end"/>
      </w:r>
      <w:r>
        <w:t>; see Online Methods for details of generative model), a selection of which we highlight here. Although stronger VT (accounting for 20% of phenotypic variance), in combination with 5xAM, resulted in stronger inflation of genetic correlation estimates relative to weaker VT (accounting for 5% of phenotypic variance), the difference between estimates without VT and weaker VT was more substantial (</w:t>
      </w:r>
      <m:oMath>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β</m:t>
            </m:r>
          </m:sub>
        </m:sSub>
        <m:r>
          <w:rPr>
            <w:rFonts w:ascii="Cambria Math" w:hAnsi="Cambria Math"/>
          </w:rPr>
          <m:t>-</m:t>
        </m:r>
        <m:sSub>
          <m:sSubPr>
            <m:ctrlPr>
              <w:rPr>
                <w:rFonts w:ascii="Cambria Math" w:hAnsi="Cambria Math"/>
                <w:i/>
              </w:rPr>
            </m:ctrlPr>
          </m:sSubPr>
          <m:e>
            <m:r>
              <w:rPr>
                <w:rFonts w:ascii="Cambria Math" w:hAnsi="Cambria Math"/>
              </w:rPr>
              <m:t>r</m:t>
            </m:r>
          </m:e>
          <m:sub>
            <m:r>
              <m:rPr>
                <m:sty m:val="p"/>
              </m:rPr>
              <w:rPr>
                <w:rFonts w:ascii="Cambria Math" w:hAnsi="Cambria Math"/>
              </w:rPr>
              <m:t>score</m:t>
            </m:r>
          </m:sub>
        </m:sSub>
      </m:oMath>
      <w:r>
        <w:t xml:space="preserve">=0.600 under 5xAM + strong VT; </w:t>
      </w:r>
      <m:oMath>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β</m:t>
            </m:r>
          </m:sub>
        </m:sSub>
        <m:r>
          <w:rPr>
            <w:rFonts w:ascii="Cambria Math" w:hAnsi="Cambria Math"/>
          </w:rPr>
          <m:t>-</m:t>
        </m:r>
        <m:sSub>
          <m:sSubPr>
            <m:ctrlPr>
              <w:rPr>
                <w:rFonts w:ascii="Cambria Math" w:hAnsi="Cambria Math"/>
                <w:i/>
              </w:rPr>
            </m:ctrlPr>
          </m:sSubPr>
          <m:e>
            <m:r>
              <w:rPr>
                <w:rFonts w:ascii="Cambria Math" w:hAnsi="Cambria Math"/>
              </w:rPr>
              <m:t>r</m:t>
            </m:r>
          </m:e>
          <m:sub>
            <m:r>
              <m:rPr>
                <m:sty m:val="p"/>
              </m:rPr>
              <w:rPr>
                <w:rFonts w:ascii="Cambria Math" w:hAnsi="Cambria Math"/>
              </w:rPr>
              <m:t>score</m:t>
            </m:r>
          </m:sub>
        </m:sSub>
      </m:oMath>
      <w:r>
        <w:t xml:space="preserve">=0.435 under 5xAM + weak VT; </w:t>
      </w:r>
      <m:oMath>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β</m:t>
            </m:r>
          </m:sub>
        </m:sSub>
        <m:r>
          <w:rPr>
            <w:rFonts w:ascii="Cambria Math" w:hAnsi="Cambria Math"/>
          </w:rPr>
          <m:t>-</m:t>
        </m:r>
        <m:sSub>
          <m:sSubPr>
            <m:ctrlPr>
              <w:rPr>
                <w:rFonts w:ascii="Cambria Math" w:hAnsi="Cambria Math"/>
                <w:i/>
              </w:rPr>
            </m:ctrlPr>
          </m:sSubPr>
          <m:e>
            <m:r>
              <w:rPr>
                <w:rFonts w:ascii="Cambria Math" w:hAnsi="Cambria Math"/>
              </w:rPr>
              <m:t>r</m:t>
            </m:r>
          </m:e>
          <m:sub>
            <m:r>
              <m:rPr>
                <m:sty m:val="p"/>
              </m:rPr>
              <w:rPr>
                <w:rFonts w:ascii="Cambria Math" w:hAnsi="Cambria Math"/>
              </w:rPr>
              <m:t>score</m:t>
            </m:r>
          </m:sub>
        </m:sSub>
      </m:oMath>
      <w:r>
        <w:t>=0.164 under 5xAM alone). In other words, in the context of xAM, relatively weak and strong VT can have comparable effects, especially compared to zero VT. Additionally, incorporating G×E effects had a larger impact on heritability estimates than genetic correlation estimates, especially in the presence of xAM and VT (</w:t>
      </w:r>
      <m:oMath>
        <m:sSubSup>
          <m:sSubSupPr>
            <m:ctrlPr>
              <w:rPr>
                <w:rFonts w:ascii="Cambria Math" w:hAnsi="Cambria Math"/>
              </w:rPr>
            </m:ctrlPr>
          </m:sSubSupPr>
          <m:e>
            <m:acc>
              <m:accPr>
                <m:ctrlPr>
                  <w:rPr>
                    <w:rFonts w:ascii="Cambria Math" w:hAnsi="Cambria Math"/>
                    <w:i/>
                  </w:rPr>
                </m:ctrlPr>
              </m:accPr>
              <m:e>
                <m:r>
                  <w:rPr>
                    <w:rFonts w:ascii="Cambria Math" w:hAnsi="Cambria Math"/>
                  </w:rPr>
                  <m:t>h</m:t>
                </m:r>
              </m:e>
            </m:acc>
          </m:e>
          <m:sub>
            <m:r>
              <w:rPr>
                <w:rFonts w:ascii="Cambria Math" w:hAnsi="Cambria Math"/>
              </w:rPr>
              <m:t>5</m:t>
            </m:r>
          </m:sub>
          <m:sup>
            <m:r>
              <m:rPr>
                <m:sty m:val="p"/>
              </m:rP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5</m:t>
            </m:r>
          </m:sub>
          <m:sup>
            <m:r>
              <m:rPr>
                <m:sty m:val="p"/>
              </m:rPr>
              <w:rPr>
                <w:rFonts w:ascii="Cambria Math" w:hAnsi="Cambria Math"/>
              </w:rPr>
              <m:t>2</m:t>
            </m:r>
          </m:sup>
        </m:sSubSup>
      </m:oMath>
      <w:r>
        <w:t xml:space="preserve">=0.295 and </w:t>
      </w:r>
      <m:oMath>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β</m:t>
            </m:r>
          </m:sub>
        </m:sSub>
        <m:r>
          <w:rPr>
            <w:rFonts w:ascii="Cambria Math" w:hAnsi="Cambria Math"/>
          </w:rPr>
          <m:t>-</m:t>
        </m:r>
        <m:sSub>
          <m:sSubPr>
            <m:ctrlPr>
              <w:rPr>
                <w:rFonts w:ascii="Cambria Math" w:hAnsi="Cambria Math"/>
                <w:i/>
              </w:rPr>
            </m:ctrlPr>
          </m:sSubPr>
          <m:e>
            <m:r>
              <w:rPr>
                <w:rFonts w:ascii="Cambria Math" w:hAnsi="Cambria Math"/>
              </w:rPr>
              <m:t>r</m:t>
            </m:r>
          </m:e>
          <m:sub>
            <m:r>
              <m:rPr>
                <m:sty m:val="p"/>
              </m:rPr>
              <w:rPr>
                <w:rFonts w:ascii="Cambria Math" w:hAnsi="Cambria Math"/>
              </w:rPr>
              <m:t>score</m:t>
            </m:r>
          </m:sub>
        </m:sSub>
      </m:oMath>
      <w:r>
        <w:t xml:space="preserve">=0.624 versus </w:t>
      </w:r>
      <m:oMath>
        <m:sSubSup>
          <m:sSubSupPr>
            <m:ctrlPr>
              <w:rPr>
                <w:rFonts w:ascii="Cambria Math" w:hAnsi="Cambria Math"/>
              </w:rPr>
            </m:ctrlPr>
          </m:sSubSupPr>
          <m:e>
            <m:acc>
              <m:accPr>
                <m:ctrlPr>
                  <w:rPr>
                    <w:rFonts w:ascii="Cambria Math" w:hAnsi="Cambria Math"/>
                    <w:i/>
                  </w:rPr>
                </m:ctrlPr>
              </m:accPr>
              <m:e>
                <m:r>
                  <w:rPr>
                    <w:rFonts w:ascii="Cambria Math" w:hAnsi="Cambria Math"/>
                  </w:rPr>
                  <m:t>h</m:t>
                </m:r>
              </m:e>
            </m:acc>
          </m:e>
          <m:sub>
            <m:r>
              <w:rPr>
                <w:rFonts w:ascii="Cambria Math" w:hAnsi="Cambria Math"/>
              </w:rPr>
              <m:t>5</m:t>
            </m:r>
          </m:sub>
          <m:sup>
            <m:r>
              <m:rPr>
                <m:sty m:val="p"/>
              </m:rP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5</m:t>
            </m:r>
          </m:sub>
          <m:sup>
            <m:r>
              <m:rPr>
                <m:sty m:val="p"/>
              </m:rPr>
              <w:rPr>
                <w:rFonts w:ascii="Cambria Math" w:hAnsi="Cambria Math"/>
              </w:rPr>
              <m:t>2</m:t>
            </m:r>
          </m:sup>
        </m:sSubSup>
      </m:oMath>
      <w:r>
        <w:t xml:space="preserve">=0.403 and </w:t>
      </w:r>
      <m:oMath>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β</m:t>
            </m:r>
          </m:sub>
        </m:sSub>
        <m:r>
          <w:rPr>
            <w:rFonts w:ascii="Cambria Math" w:hAnsi="Cambria Math"/>
          </w:rPr>
          <m:t>-</m:t>
        </m:r>
        <m:sSub>
          <m:sSubPr>
            <m:ctrlPr>
              <w:rPr>
                <w:rFonts w:ascii="Cambria Math" w:hAnsi="Cambria Math"/>
                <w:i/>
              </w:rPr>
            </m:ctrlPr>
          </m:sSubPr>
          <m:e>
            <m:r>
              <w:rPr>
                <w:rFonts w:ascii="Cambria Math" w:hAnsi="Cambria Math"/>
              </w:rPr>
              <m:t>r</m:t>
            </m:r>
          </m:e>
          <m:sub>
            <m:r>
              <m:rPr>
                <m:sty m:val="p"/>
              </m:rPr>
              <w:rPr>
                <w:rFonts w:ascii="Cambria Math" w:hAnsi="Cambria Math"/>
              </w:rPr>
              <m:t>score</m:t>
            </m:r>
          </m:sub>
        </m:sSub>
      </m:oMath>
      <w:r>
        <w:t>=0.600 under 5xAM + G×E + strong VT versus 5xAM + strong VT, respectively).</w:t>
      </w:r>
    </w:p>
    <w:p w14:paraId="3C1F3693" w14:textId="77777777" w:rsidR="000A7E31" w:rsidRDefault="00000000">
      <w:pPr>
        <w:pStyle w:val="Heading2"/>
      </w:pPr>
      <w:r>
        <w:t>Case study: xAM and VT in a simplified model of years of education</w:t>
      </w:r>
    </w:p>
    <w:p w14:paraId="147D7FD8" w14:textId="77777777" w:rsidR="000A7E31" w:rsidRDefault="00000000">
      <w:r>
        <w:t xml:space="preserve">Next, we illustrate how plausible multivariate mating patterns together with cross-generation phenotypic transmission complicates inferences in the context of a simplified, heuristic model of education years (EY), height, and wealth (Figure 4a). Using hypothetical simulation parameters, we center EY in light of the history of misattribution of social determinants of success to biological differences </w:t>
      </w:r>
      <w:r>
        <w:fldChar w:fldCharType="begin"/>
      </w:r>
      <w:r>
        <w:instrText xml:space="preserve"> ADDIN ZOTERO_ITEM CSL_CITATION {"citationID":"kFBHjzRZ","properties":{"formattedCitation":"({\\i{}35}, {\\i{}36})","plainCitation":"(35, 36)","noteIndex":0},"citationItems":[{"id":946,"uris":["http://zotero.org/users/2951540/items/QWIFPAQZ"],"itemData":{"id":946,"type":"article-journal","abstract":"Driven by our recent mapping of the human genome, genetics research is increasingly prominent and beginning to reintersect with education research. We describe previous intersections of these fields, focusing on the ways that they were harmful. We then discuss novel features of genetics research in the current era, with an emphasis on possibilities deriving from the availability of molecular genetic data and the proliferation of genome-wide association studies. We discuss both the promises and potential pitfalls resulting from the convergence of molecular genetic research and education research. The floodgates of genetic data have opened. Collaboration between those in the social and biomedical sciences; open conversation among policy makers, educators, and researchers; and public engagement will all prove critical for enacting regulations and research designs that emphasize equity.","container-title":"AERA Open","DOI":"10.1177/2332858418810516","ISSN":"2332-8584","issue":"1","language":"en","note":"Read_Status: New\nRead_Status_Date: 2024-10-01T22:26:35.852Z","page":"2332858418810516","source":"SAGE Journals","title":"Genetics and Education: Recent Developments in the Context of an Ugly History and an Uncertain Future","title-short":"Genetics and Education","volume":"5","author":[{"family":"Martschenko","given":"Daphne"},{"family":"Trejo","given":"Sam"},{"family":"Domingue","given":"Benjamin W."}],"issued":{"date-parts":[["2019",1,1]]}}},{"id":948,"uris":["http://zotero.org/users/2951540/items/AVIQBHJM"],"itemData":{"id":948,"type":"article-journal","container-title":"The Tanner Lectures on Human Values. Harvard University","note":"Read_Status: New\nRead_Status_Date: 2024-10-01T22:26:30.184Z","source":"Google Scholar","title":"The ethics of biosocial science","URL":"https://tannerlectures.utah.edu/_resources/documents/a-to-z/r/Roberts%20Manuscript%201%20and%202.pdf","author":[{"family":"Roberts","given":"Dorothy"}],"accessed":{"date-parts":[["2024",10,1]]},"issued":{"date-parts":[["2016"]]}}}],"schema":"https://github.com/citation-style-language/schema/raw/master/csl-citation.json"} </w:instrText>
      </w:r>
      <w:r>
        <w:fldChar w:fldCharType="separate"/>
      </w:r>
      <w:r>
        <w:t>(</w:t>
      </w:r>
      <w:r>
        <w:rPr>
          <w:i/>
          <w:iCs/>
        </w:rPr>
        <w:t>35</w:t>
      </w:r>
      <w:r>
        <w:t xml:space="preserve">, </w:t>
      </w:r>
      <w:r>
        <w:rPr>
          <w:i/>
          <w:iCs/>
        </w:rPr>
        <w:t>36</w:t>
      </w:r>
      <w:r>
        <w:t>)</w:t>
      </w:r>
      <w:r>
        <w:fldChar w:fldCharType="end"/>
      </w:r>
      <w:r>
        <w:t xml:space="preserve">, as well as recent evidence that conventional population-based methods have overstated the extent to which EY is affected by genetic variants affecting other traits (e.g., BMI) </w:t>
      </w:r>
      <w:r>
        <w:fldChar w:fldCharType="begin"/>
      </w:r>
      <w:r>
        <w:instrText xml:space="preserve"> ADDIN ZOTERO_ITEM CSL_CITATION {"citationID":"PlbnQk9H","properties":{"formattedCitation":"({\\i{}11}, {\\i{}21}, {\\i{}22})","plainCitation":"(11, 21, 22)","noteIndex":0},"citationItems":[{"id":561,"uris":["http://zotero.org/users/2951540/items/JML4JNZ3"],"itemData":{"id":561,"type":"article-journal","abstract":"We conduct a genome-wide association study (GWAS) of educational attainment (EA) in a sample of ~3 million individuals and identify 3,952 approximately uncorrelated genome-wide-significant single-nucleotide polymorphisms (SNPs). A genome-wide polygenic predictor, or polygenic index (PGI), explains 12–16% of EA variance and contributes to risk prediction for ten diseases. Direct effects (i.e., controlling for parental PGIs) explain roughly half the PGI’s magnitude of association with EA and other phenotypes. The correlation between mate-pair PGIs is far too large to be consistent with phenotypic assortment alone, implying additional assortment on PGI-associated factors. In an additional GWAS of dominance deviations from the additive model, we identify no genome-wide-significant SNPs, and a separate X-chromosome additive GWAS identifies 57.","container-title":"Nature Genetics","DOI":"10/gpvj9w","ISSN":"1546-1718","issue":"4","journalAbbreviation":"Nat. Genet.","language":"en","license":"2022 The Author(s)","note":"141 citations (Crossref) [2023-10-11]\nnumber: 4\npublisher: Nature Publishing Group","page":"437-449","source":"www.nature.com","title":"Polygenic prediction of educational attainment within and between families from genome-wide association analyses in 3 million individuals","volume":"54","author":[{"family":"Okbay","given":"Aysu"},{"family":"Wu","given":"Yeda"},{"family":"Wang","given":"Nancy"},{"family":"Jayashankar","given":"Hariharan"},{"family":"Bennett","given":"Michael"},{"family":"Nehzati","given":"Seyed Moeen"},{"family":"Sidorenko","given":"Julia"},{"family":"Kweon","given":"Hyeokmoon"},{"family":"Goldman","given":"Grant"},{"family":"Gjorgjieva","given":"Tamara"},{"family":"Jiang","given":"Yunxuan"},{"family":"Hicks","given":"Barry"},{"family":"Tian","given":"Chao"},{"family":"Hinds","given":"David A."},{"family":"Ahlskog","given":"Rafael"},{"family":"Magnusson","given":"Patrik K. E."},{"family":"Oskarsson","given":"Sven"},{"family":"Hayward","given":"Caroline"},{"family":"Campbell","given":"Archie"},{"family":"Porteous","given":"David J."},{"family":"Freese","given":"Jeremy"},{"family":"Herd","given":"Pamela"},{"family":"Watson","given":"Chelsea"},{"family":"Jala","given":"Jonathan"},{"family":"Conley","given":"Dalton"},{"family":"Koellinger","given":"Philipp D."},{"family":"Johannesson","given":"Magnus"},{"family":"Laibson","given":"David"},{"family":"Meyer","given":"Michelle N."},{"family":"Lee","given":"James J."},{"family":"Kong","given":"Augustine"},{"family":"Yengo","given":"Loic"},{"family":"Cesarini","given":"David"},{"family":"Turley","given":"Patrick"},{"family":"Visscher","given":"Peter M."},{"family":"Beauchamp","given":"Jonathan P."},{"family":"Benjamin","given":"Daniel J."},{"family":"Young","given":"Alexander I."}],"issued":{"date-parts":[["2022",4]]}}},{"id":18,"uris":["http://zotero.org/users/2951540/items/HSKN3K2L"],"itemData":{"id":18,"type":"article-journal","abstract":"Estimates from genome-wide association studies (GWAS) of unrelated individuals capture effects of inherited variation (direct effects), demography (population stratification, assortative mating) and relatives (indirect genetic effects). Family-based GWAS designs can control for demographic and indirect genetic effects, but large-scale family datasets have been lacking. We combined data from 178,086 siblings from 19 cohorts to generate population (between-family) and within-sibship (within-family) GWAS estimates for 25 phenotypes. Within-sibship GWAS estimates were smaller than population estimates for height, educational attainment, age at first birth, number of children, cognitive ability, depressive symptoms and smoking. Some differences were observed in downstream SNP heritability, genetic correlations and Mendelian randomization analyses. For example, the within-sibship genetic correlation between educational attainment and body mass index attenuated towards zero. In contrast, analyses of most molecular phenotypes (for example, low-density lipoprotein-cholesterol) were generally consistent. We also found within-sibship evidence of polygenic adaptation on taller height. Here, we illustrate the importance of family-based GWAS data for phenotypes influenced by demographic and indirect genetic effects.","container-title":"Nature Genetics","DOI":"10/gp4rpn","ISSN":"1546-1718","issue":"5","journalAbbreviation":"Nat. Genet.","language":"en","note":"publisher: Nature Publishing Group\ntex.options: useprefix=true\nPMCID: PMC9110300","page":"581–592","source":"DOI.org (Crossref)","title":"Within-sibship genome-wide association analyses decrease bias in estimates of direct genetic effects","volume":"54","author":[{"family":"Howe","given":"Laurence J."},{"family":"Nivard","given":"Michel G."},{"family":"Morris","given":"Tim T."},{"family":"Hansen","given":"Ailin F."},{"family":"Rasheed","given":"Humaira"},{"family":"Cho","given":"Yoonsu"},{"family":"Chittoor","given":"Geetha"},{"family":"Ahlskog","given":"Rafael"},{"family":"Lind","given":"Penelope A."},{"family":"Palviainen","given":"Teemu"},{"family":"Zee","given":"Matthijs D.","non-dropping-particle":"van der"},{"family":"Cheesman","given":"Rosa"},{"family":"Mangino","given":"Massimo"},{"family":"Wang","given":"Yunzhang"},{"family":"Li","given":"Shuai"},{"family":"Klaric","given":"Lucija"},{"family":"Ratliff","given":"Scott M."},{"family":"Bielak","given":"Lawrence F."},{"family":"Nygaard","given":"Marianne"},{"family":"Giannelis","given":"Alexandros"},{"family":"Willoughby","given":"Emily A."},{"family":"Reynolds","given":"Chandra A."},{"family":"Balbona","given":"Jared V."},{"family":"Andreassen","given":"Ole A."},{"family":"Ask","given":"Helga"},{"family":"Baras","given":"Aris"},{"family":"Bauer","given":"Christopher R."},{"family":"Boomsma","given":"Dorret I."},{"family":"Campbell","given":"Archie"},{"family":"Campbell","given":"Harry"},{"family":"Chen","given":"Zhengming"},{"family":"Christofidou","given":"Paraskevi"},{"family":"Corfield","given":"Elizabeth"},{"family":"Dahm","given":"Christina C."},{"family":"Dokuru","given":"Deepika R."},{"family":"Evans","given":"Luke M."},{"family":"Geus","given":"Eco J. C.","non-dropping-particle":"de"},{"family":"Giddaluru","given":"Sudheer"},{"family":"Gordon","given":"Scott D."},{"family":"Harden","given":"K. Paige"},{"family":"Hill","given":"W. David"},{"family":"Hughes","given":"Amanda"},{"family":"Kerr","given":"Shona M."},{"family":"Kim","given":"Yongkang"},{"family":"Kweon","given":"Hyeokmoon"},{"family":"Latvala","given":"Antti"},{"family":"Lawlor","given":"Deborah A."},{"family":"Li","given":"Liming"},{"family":"Lin","given":"Kuang"},{"family":"Magnus","given":"Per"},{"family":"Magnusson","given":"Patrik K. E."},{"family":"Mallard","given":"Travis T."},{"family":"Martikainen","given":"Pekka"},{"family":"Mills","given":"Melinda C."},{"family":"Njølstad","given":"Pål Rasmus"},{"family":"Overton","given":"John D."},{"family":"Pedersen","given":"Nancy L."},{"family":"Porteous","given":"David J."},{"family":"Reid","given":"Jeffrey"},{"family":"Silventoinen","given":"Karri"},{"family":"Southey","given":"Melissa C."},{"family":"Stoltenberg","given":"Camilla"},{"family":"Tucker-Drob","given":"Elliot M."},{"family":"Wright","given":"Margaret J."},{"family":"Hewitt","given":"John K."},{"family":"Keller","given":"Matthew C."},{"family":"Stallings","given":"Michael C."},{"family":"Lee","given":"James J."},{"family":"Christensen","given":"Kaare"},{"family":"Kardia","given":"Sharon L. R."},{"family":"Peyser","given":"Patricia A."},{"family":"Smith","given":"Jennifer A."},{"family":"Wilson","given":"James F."},{"family":"Hopper","given":"John L."},{"family":"Hägg","given":"Sara"},{"family":"Spector","given":"Tim D."},{"family":"Pingault","given":"Jean-Baptiste"},{"family":"Plomin","given":"Robert"},{"family":"Havdahl","given":"Alexandra"},{"family":"Bartels","given":"Meike"},{"family":"Martin","given":"Nicholas G."},{"family":"Oskarsson","given":"Sven"},{"family":"Justice","given":"Anne E."},{"family":"Millwood","given":"Iona Y."},{"family":"Hveem","given":"Kristian"},{"family":"Naess","given":"Øyvind"},{"family":"Willer","given":"Cristen J."},{"family":"Åsvold","given":"Bjørn Olav"},{"family":"Koellinger","given":"Philipp D."},{"family":"Kaprio","given":"Jaakko"},{"family":"Medland","given":"Sarah E."},{"family":"Walters","given":"Robin G."},{"family":"Benjamin","given":"Daniel J."},{"family":"Turley","given":"Patrick"},{"family":"Evans","given":"David M."},{"family":"Davey Smith","given":"George"},{"family":"Hayward","given":"Caroline"},{"family":"Brumpton","given":"Ben"},{"family":"Hemani","given":"Gibran"},{"family":"Davies","given":"Neil M."}],"issued":{"date-parts":[["2022",5]]}}},{"id":4208,"uris":["http://zotero.org/users/2951540/items/T6UYHUNT"],"itemData":{"id":4208,"type":"article","abstract":"Genome-wide association studies (GWAS) have discovered thousands of replicable genetic associations, guiding drug target discovery and powering genetic prediction of human phenotypes and diseases. However, genetic associations can be affected by gene-environment correlations and non-random mating, which can lead to biased inferences in downstream analyses. Family-based GWAS (FGWAS) uses the natural experiment of random assignment of genotype within families to separate out the contribution of direct genetic effects (DGEs) — causal effects of alleles in an individual on an individual — from other factors contributing to genetic associations. Here, we report results from an FGWAS meta-analysis of 34 phenotypes from 17 cohorts. We found evidence that factors uncorrelated with DGEs make substantial contributions to genetic associations for 27 phenotypes, with population stratification confounding — a form of gene-environment correlation — likely the major cause. By estimating SNP heritability and genetic correlations using DGEs, we found evidence that assortative mating has led to overestimation of SNP heritability for 5 phenotypes and overestimation of the degree of shared genetic effects (pleiotropy) between 22 pairs of phenotypes. Polygenic predictors constructed from DGEs are particularly useful for studying natural selection, assortative mating, and indirect genetic effects (effects of relatives’ genes mediated through the family environment). We validate our meta-analysis results by predicting phenotypes in hold-out samples using polygenic predictors constructed from DGEs, achieving statistically significant out-of-sample prediction for 24 phenotypes with little attenuation of predictive power within-families. We provide FGWAS summary statistics for 34 phenotypes that can be used for downstream analyses. Our study provides both a template for performing FGWAS and an argument for its value for debiasing inferences and understanding the impact of environment and mating patterns.","DOI":"10.1101/2024.10.01.24314703","language":"en","license":"© 2024, Posted by Cold Spring Harbor Laboratory. This pre-print is available under a Creative Commons License (Attribution 4.0 International), CC BY 4.0, as described at http://creativecommons.org/licenses/by/4.0/","note":"page: 2024.10.01.24314703\nRead_Status: New\nRead_Status_Date: 2024-10-15T00:27:40.661Z","publisher":"medRxiv","source":"medRxiv","title":"Family-GWAS reveals effects of environment and mating on genetic associations","URL":"https://www.medrxiv.org/content/10.1101/2024.10.01.24314703v1","author":[{"family":"Tan","given":"Tammy"},{"family":"Jayashankar","given":"Hariharan"},{"family":"Guan","given":"Junming"},{"family":"Nehzati","given":"Seyed Moeen"},{"family":"Mir","given":"Mahdi"},{"family":"Bennett","given":"Michael"},{"family":"Agerbo","given":"Esben"},{"family":"Ahlskog","given":"Rafael"},{"family":"Anapaz","given":"Ville Pinto de Andrade"},{"family":"Åsvold","given":"Bjørn Olav"},{"family":"Benonisdottir","given":"Stefania"},{"family":"Bhatta","given":"Laxmi"},{"family":"Boomsma","given":"Dorret I."},{"family":"Brumpton","given":"Ben"},{"family":"Campbell","given":"Archie"},{"family":"Chabris","given":"Christopher F."},{"family":"Cheesman","given":"Rosa"},{"family":"Chen","given":"Zhengming"},{"family":"Group","given":"China Kadoorie Biobank Collaborative"},{"family":"Geus","given":"Eco","dropping-particle":"de"},{"family":"Ehli","given":"Erik A."},{"family":"Elnahas","given":"Abdelrahman G."},{"family":"Team","given":"Estonian Biobank Research"},{"family":"Finngen","given":""},{"family":"Ganna","given":"Andrea"},{"family":"Giannelis","given":"Alexandros"},{"family":"Hakaste","given":"Liisa"},{"family":"Hansen","given":"Ailin Falkmo"},{"family":"Havdahl","given":"Alexandra"},{"family":"Hayward","given":"Caroline"},{"family":"Hottenga","given":"Jouke-Jan"},{"family":"Houmark","given":"Mikkel Aagaard"},{"family":"Hveem","given":"Kristian"},{"family":"Kaprio","given":"Jaakko"},{"family":"Langhammer","given":"Arnulf"},{"family":"Latvala","given":"Antti"},{"family":"Lee","given":"James J."},{"family":"Lehtovirta","given":"Mikko"},{"family":"Li","given":"Liming"},{"family":"Study","given":"LifeLines Cohort"},{"family":"Lin","given":"Kuang"},{"family":"Linnér","given":"Richard Karlsson"},{"family":"Lombardi","given":"Stefano"},{"family":"Martin","given":"Nicholas G."},{"family":"McGue","given":"Matt"},{"family":"Medland","given":"Sarah E."},{"family":"Metspalu","given":"Andres"},{"family":"Mitchell","given":"Brittany L."},{"family":"Ni","given":"Guiyan"},{"family":"Nolte","given":"Ilja M."},{"family":"Oetjens","given":"Matthew T."},{"family":"Oskarsson","given":"Sven"},{"family":"Palviainen","given":"Teemu"},{"family":"Prasad","given":"Rashmi B."},{"family":"Reigo","given":"Anu"},{"family":"Reis","given":"Kadri"},{"family":"Sidorenko","given":"Julia"},{"family":"Silventoinen","given":"Karri"},{"family":"Snieder","given":"Harold"},{"family":"Tuomi","given":"Tiinamaija"},{"family":"Vilhjálmsson","given":"Bjarni J."},{"family":"Walters","given":"Robin G."},{"family":"Willoughby","given":"Emily A."},{"family":"Winsvold","given":"Bendik S."},{"family":"Ystrom","given":"Eivind"},{"family":"Flint","given":"Jonathan"},{"family":"Yengo","given":"Loic"},{"family":"Visscher","given":"Peter M."},{"family":"Kong","given":"Augustine"},{"family":"Tucker-Drob","given":"Elliot M."},{"family":"Border","given":"Richard"},{"family":"Cesarini","given":"David"},{"family":"Turley","given":"Patrick"},{"family":"Okbay","given":"Aysu"},{"family":"Benjamin","given":"Daniel J."},{"family":"Young","given":"Alexander Strudwick"}],"accessed":{"date-parts":[["2024",10,14]]},"issued":{"date-parts":[["2024",10,4]]}}}],"schema":"https://github.com/citation-style-language/schema/raw/master/csl-citation.json"} </w:instrText>
      </w:r>
      <w:r>
        <w:fldChar w:fldCharType="separate"/>
      </w:r>
      <w:r>
        <w:t>(</w:t>
      </w:r>
      <w:r>
        <w:rPr>
          <w:i/>
          <w:iCs/>
        </w:rPr>
        <w:t>11</w:t>
      </w:r>
      <w:r>
        <w:t xml:space="preserve">, </w:t>
      </w:r>
      <w:r>
        <w:rPr>
          <w:i/>
          <w:iCs/>
        </w:rPr>
        <w:t>21</w:t>
      </w:r>
      <w:r>
        <w:t xml:space="preserve">, </w:t>
      </w:r>
      <w:r>
        <w:rPr>
          <w:i/>
          <w:iCs/>
        </w:rPr>
        <w:t>22</w:t>
      </w:r>
      <w:r>
        <w:t>)</w:t>
      </w:r>
      <w:r>
        <w:fldChar w:fldCharType="end"/>
      </w:r>
      <w:r>
        <w:t>. For simplicity, we assume that, in generation zero: one third of the variation in individual wealth is transmitted parental wealth and the remaining two thirds reflect individual-specific random variation; 1% of the variation in EY is additive genetic, two thirds is due to transmitted parental wealth and EY, and the remaining variation is individual-specific noise; and 60% of the variation in height is additive genetic with the remaining 40% individual-specific. Thus, the generation zero heritability of EY is exceedingly low (1%) and there are no genetic or other systematic influences on individual wealth apart from passed-down parental wealth. Height is 60% heritable at generation zero and exclusively interacts with EY and wealth through trivariate xAM (see Online Methods for further details).</w:t>
      </w:r>
      <w:bookmarkStart w:id="52" w:name="_fsi95onu9xww"/>
      <w:bookmarkEnd w:id="52"/>
      <w:r>
        <w:t xml:space="preserve"> </w:t>
      </w:r>
    </w:p>
    <w:p w14:paraId="2D9E3E2A" w14:textId="77777777" w:rsidR="000A7E31" w:rsidRDefault="00000000">
      <w:r>
        <w:t xml:space="preserve">Across subsequent generations of xAM, the true heritability of height increased from </w:t>
      </w:r>
      <m:oMath>
        <m:sSubSup>
          <m:sSubSupPr>
            <m:ctrlPr>
              <w:rPr>
                <w:rFonts w:ascii="Cambria Math" w:hAnsi="Cambria Math"/>
              </w:rPr>
            </m:ctrlPr>
          </m:sSubSupPr>
          <m:e>
            <m:r>
              <w:rPr>
                <w:rFonts w:ascii="Cambria Math" w:hAnsi="Cambria Math"/>
              </w:rPr>
              <m:t>h</m:t>
            </m:r>
          </m:e>
          <m:sub>
            <m:r>
              <w:rPr>
                <w:rFonts w:ascii="Cambria Math" w:hAnsi="Cambria Math"/>
              </w:rPr>
              <m:t>0</m:t>
            </m:r>
          </m:sub>
          <m:sup>
            <m:r>
              <m:rPr>
                <m:sty m:val="p"/>
              </m:rPr>
              <w:rPr>
                <w:rFonts w:ascii="Cambria Math" w:hAnsi="Cambria Math"/>
              </w:rPr>
              <m:t>2</m:t>
            </m:r>
          </m:sup>
        </m:sSubSup>
      </m:oMath>
      <w:r>
        <w:t xml:space="preserve">=0.599 to </w:t>
      </w:r>
      <m:oMath>
        <m:sSubSup>
          <m:sSubSupPr>
            <m:ctrlPr>
              <w:rPr>
                <w:rFonts w:ascii="Cambria Math" w:hAnsi="Cambria Math"/>
              </w:rPr>
            </m:ctrlPr>
          </m:sSubSupPr>
          <m:e>
            <m:r>
              <w:rPr>
                <w:rFonts w:ascii="Cambria Math" w:hAnsi="Cambria Math"/>
              </w:rPr>
              <m:t>h</m:t>
            </m:r>
          </m:e>
          <m:sub>
            <m:r>
              <w:rPr>
                <w:rFonts w:ascii="Cambria Math" w:hAnsi="Cambria Math"/>
              </w:rPr>
              <m:t>5</m:t>
            </m:r>
          </m:sub>
          <m:sup>
            <m:r>
              <m:rPr>
                <m:sty m:val="p"/>
              </m:rPr>
              <w:rPr>
                <w:rFonts w:ascii="Cambria Math" w:hAnsi="Cambria Math"/>
              </w:rPr>
              <m:t>2</m:t>
            </m:r>
          </m:sup>
        </m:sSubSup>
      </m:oMath>
      <w:r>
        <w:t xml:space="preserve">=0.621. This increase was mirrored, but with upward bias, in heritability estimates, which increased from </w:t>
      </w:r>
      <m:oMath>
        <m:sSubSup>
          <m:sSubSupPr>
            <m:ctrlPr>
              <w:rPr>
                <w:rFonts w:ascii="Cambria Math" w:hAnsi="Cambria Math"/>
              </w:rPr>
            </m:ctrlPr>
          </m:sSubSupPr>
          <m:e>
            <m:acc>
              <m:accPr>
                <m:ctrlPr>
                  <w:rPr>
                    <w:rFonts w:ascii="Cambria Math" w:hAnsi="Cambria Math"/>
                    <w:i/>
                  </w:rPr>
                </m:ctrlPr>
              </m:accPr>
              <m:e>
                <m:r>
                  <w:rPr>
                    <w:rFonts w:ascii="Cambria Math" w:hAnsi="Cambria Math"/>
                  </w:rPr>
                  <m:t>h</m:t>
                </m:r>
              </m:e>
            </m:acc>
          </m:e>
          <m:sub>
            <m:r>
              <w:rPr>
                <w:rFonts w:ascii="Cambria Math" w:hAnsi="Cambria Math"/>
              </w:rPr>
              <m:t>0</m:t>
            </m:r>
          </m:sub>
          <m:sup>
            <m:r>
              <m:rPr>
                <m:sty m:val="p"/>
              </m:rPr>
              <w:rPr>
                <w:rFonts w:ascii="Cambria Math" w:hAnsi="Cambria Math"/>
              </w:rPr>
              <m:t>2</m:t>
            </m:r>
          </m:sup>
        </m:sSubSup>
      </m:oMath>
      <w:r>
        <w:t xml:space="preserve">=0.599 to </w:t>
      </w:r>
      <m:oMath>
        <m:sSubSup>
          <m:sSubSupPr>
            <m:ctrlPr>
              <w:rPr>
                <w:rFonts w:ascii="Cambria Math" w:hAnsi="Cambria Math"/>
              </w:rPr>
            </m:ctrlPr>
          </m:sSubSupPr>
          <m:e>
            <m:acc>
              <m:accPr>
                <m:ctrlPr>
                  <w:rPr>
                    <w:rFonts w:ascii="Cambria Math" w:hAnsi="Cambria Math"/>
                    <w:i/>
                  </w:rPr>
                </m:ctrlPr>
              </m:accPr>
              <m:e>
                <m:r>
                  <w:rPr>
                    <w:rFonts w:ascii="Cambria Math" w:hAnsi="Cambria Math"/>
                  </w:rPr>
                  <m:t>h</m:t>
                </m:r>
              </m:e>
            </m:acc>
          </m:e>
          <m:sub>
            <m:r>
              <w:rPr>
                <w:rFonts w:ascii="Cambria Math" w:hAnsi="Cambria Math"/>
              </w:rPr>
              <m:t>5</m:t>
            </m:r>
          </m:sub>
          <m:sup>
            <m:r>
              <m:rPr>
                <m:sty m:val="p"/>
              </m:rPr>
              <w:rPr>
                <w:rFonts w:ascii="Cambria Math" w:hAnsi="Cambria Math"/>
              </w:rPr>
              <m:t>2</m:t>
            </m:r>
          </m:sup>
        </m:sSubSup>
      </m:oMath>
      <w:r>
        <w:t xml:space="preserve">=0.686 (Figure 4b). On the other hand, the true heritability of EY decreased from </w:t>
      </w:r>
      <m:oMath>
        <m:sSubSup>
          <m:sSubSupPr>
            <m:ctrlPr>
              <w:rPr>
                <w:rFonts w:ascii="Cambria Math" w:hAnsi="Cambria Math"/>
              </w:rPr>
            </m:ctrlPr>
          </m:sSubSupPr>
          <m:e>
            <m:r>
              <w:rPr>
                <w:rFonts w:ascii="Cambria Math" w:hAnsi="Cambria Math"/>
              </w:rPr>
              <m:t>h</m:t>
            </m:r>
          </m:e>
          <m:sub>
            <m:r>
              <w:rPr>
                <w:rFonts w:ascii="Cambria Math" w:hAnsi="Cambria Math"/>
              </w:rPr>
              <m:t>0</m:t>
            </m:r>
          </m:sub>
          <m:sup>
            <m:r>
              <m:rPr>
                <m:sty m:val="p"/>
              </m:rPr>
              <w:rPr>
                <w:rFonts w:ascii="Cambria Math" w:hAnsi="Cambria Math"/>
              </w:rPr>
              <m:t>2</m:t>
            </m:r>
          </m:sup>
        </m:sSubSup>
      </m:oMath>
      <w:r>
        <w:t xml:space="preserve">=0.010 to </w:t>
      </w:r>
      <m:oMath>
        <m:sSubSup>
          <m:sSubSupPr>
            <m:ctrlPr>
              <w:rPr>
                <w:rFonts w:ascii="Cambria Math" w:hAnsi="Cambria Math"/>
              </w:rPr>
            </m:ctrlPr>
          </m:sSubSupPr>
          <m:e>
            <m:r>
              <w:rPr>
                <w:rFonts w:ascii="Cambria Math" w:hAnsi="Cambria Math"/>
              </w:rPr>
              <m:t>h</m:t>
            </m:r>
          </m:e>
          <m:sub>
            <m:r>
              <w:rPr>
                <w:rFonts w:ascii="Cambria Math" w:hAnsi="Cambria Math"/>
              </w:rPr>
              <m:t>5</m:t>
            </m:r>
          </m:sub>
          <m:sup>
            <m:r>
              <m:rPr>
                <m:sty m:val="p"/>
              </m:rPr>
              <w:rPr>
                <w:rFonts w:ascii="Cambria Math" w:hAnsi="Cambria Math"/>
              </w:rPr>
              <m:t>2</m:t>
            </m:r>
          </m:sup>
        </m:sSubSup>
      </m:oMath>
      <w:r>
        <w:t xml:space="preserve">=0.005, whereas the estimated heritability increased from </w:t>
      </w:r>
      <m:oMath>
        <m:sSubSup>
          <m:sSubSupPr>
            <m:ctrlPr>
              <w:rPr>
                <w:rFonts w:ascii="Cambria Math" w:hAnsi="Cambria Math"/>
              </w:rPr>
            </m:ctrlPr>
          </m:sSubSupPr>
          <m:e>
            <m:acc>
              <m:accPr>
                <m:ctrlPr>
                  <w:rPr>
                    <w:rFonts w:ascii="Cambria Math" w:hAnsi="Cambria Math"/>
                    <w:i/>
                  </w:rPr>
                </m:ctrlPr>
              </m:accPr>
              <m:e>
                <m:r>
                  <w:rPr>
                    <w:rFonts w:ascii="Cambria Math" w:hAnsi="Cambria Math"/>
                  </w:rPr>
                  <m:t>h</m:t>
                </m:r>
              </m:e>
            </m:acc>
          </m:e>
          <m:sub>
            <m:r>
              <w:rPr>
                <w:rFonts w:ascii="Cambria Math" w:hAnsi="Cambria Math"/>
              </w:rPr>
              <m:t>0</m:t>
            </m:r>
          </m:sub>
          <m:sup>
            <m:r>
              <m:rPr>
                <m:sty m:val="p"/>
              </m:rPr>
              <w:rPr>
                <w:rFonts w:ascii="Cambria Math" w:hAnsi="Cambria Math"/>
              </w:rPr>
              <m:t>2</m:t>
            </m:r>
          </m:sup>
        </m:sSubSup>
      </m:oMath>
      <w:r>
        <w:t xml:space="preserve">=0.010 to </w:t>
      </w:r>
      <m:oMath>
        <m:sSubSup>
          <m:sSubSupPr>
            <m:ctrlPr>
              <w:rPr>
                <w:rFonts w:ascii="Cambria Math" w:hAnsi="Cambria Math"/>
              </w:rPr>
            </m:ctrlPr>
          </m:sSubSupPr>
          <m:e>
            <m:acc>
              <m:accPr>
                <m:ctrlPr>
                  <w:rPr>
                    <w:rFonts w:ascii="Cambria Math" w:hAnsi="Cambria Math"/>
                    <w:i/>
                  </w:rPr>
                </m:ctrlPr>
              </m:accPr>
              <m:e>
                <m:r>
                  <w:rPr>
                    <w:rFonts w:ascii="Cambria Math" w:hAnsi="Cambria Math"/>
                  </w:rPr>
                  <m:t>h</m:t>
                </m:r>
              </m:e>
            </m:acc>
          </m:e>
          <m:sub>
            <m:r>
              <w:rPr>
                <w:rFonts w:ascii="Cambria Math" w:hAnsi="Cambria Math"/>
              </w:rPr>
              <m:t>5</m:t>
            </m:r>
          </m:sub>
          <m:sup>
            <m:r>
              <m:rPr>
                <m:sty m:val="p"/>
              </m:rPr>
              <w:rPr>
                <w:rFonts w:ascii="Cambria Math" w:hAnsi="Cambria Math"/>
              </w:rPr>
              <m:t>2</m:t>
            </m:r>
          </m:sup>
        </m:sSubSup>
      </m:oMath>
      <w:r>
        <w:t xml:space="preserve">=0.068. Likewise, estimated heritabilities for wealth, which had no genetic component whatsoever, increased from </w:t>
      </w:r>
      <m:oMath>
        <m:sSubSup>
          <m:sSubSupPr>
            <m:ctrlPr>
              <w:rPr>
                <w:rFonts w:ascii="Cambria Math" w:hAnsi="Cambria Math"/>
              </w:rPr>
            </m:ctrlPr>
          </m:sSubSupPr>
          <m:e>
            <m:acc>
              <m:accPr>
                <m:ctrlPr>
                  <w:rPr>
                    <w:rFonts w:ascii="Cambria Math" w:hAnsi="Cambria Math"/>
                    <w:i/>
                  </w:rPr>
                </m:ctrlPr>
              </m:accPr>
              <m:e>
                <m:r>
                  <w:rPr>
                    <w:rFonts w:ascii="Cambria Math" w:hAnsi="Cambria Math"/>
                  </w:rPr>
                  <m:t>h</m:t>
                </m:r>
              </m:e>
            </m:acc>
          </m:e>
          <m:sub>
            <m:r>
              <w:rPr>
                <w:rFonts w:ascii="Cambria Math" w:hAnsi="Cambria Math"/>
              </w:rPr>
              <m:t>0</m:t>
            </m:r>
          </m:sub>
          <m:sup>
            <m:r>
              <m:rPr>
                <m:sty m:val="p"/>
              </m:rPr>
              <w:rPr>
                <w:rFonts w:ascii="Cambria Math" w:hAnsi="Cambria Math"/>
              </w:rPr>
              <m:t>2</m:t>
            </m:r>
          </m:sup>
        </m:sSubSup>
      </m:oMath>
      <w:r>
        <w:t xml:space="preserve">=0.000 to </w:t>
      </w:r>
      <m:oMath>
        <m:sSubSup>
          <m:sSubSupPr>
            <m:ctrlPr>
              <w:rPr>
                <w:rFonts w:ascii="Cambria Math" w:hAnsi="Cambria Math"/>
              </w:rPr>
            </m:ctrlPr>
          </m:sSubSupPr>
          <m:e>
            <m:acc>
              <m:accPr>
                <m:ctrlPr>
                  <w:rPr>
                    <w:rFonts w:ascii="Cambria Math" w:hAnsi="Cambria Math"/>
                    <w:i/>
                  </w:rPr>
                </m:ctrlPr>
              </m:accPr>
              <m:e>
                <m:r>
                  <w:rPr>
                    <w:rFonts w:ascii="Cambria Math" w:hAnsi="Cambria Math"/>
                  </w:rPr>
                  <m:t>h</m:t>
                </m:r>
              </m:e>
            </m:acc>
          </m:e>
          <m:sub>
            <m:r>
              <w:rPr>
                <w:rFonts w:ascii="Cambria Math" w:hAnsi="Cambria Math"/>
              </w:rPr>
              <m:t>5</m:t>
            </m:r>
          </m:sub>
          <m:sup>
            <m:r>
              <m:rPr>
                <m:sty m:val="p"/>
              </m:rPr>
              <w:rPr>
                <w:rFonts w:ascii="Cambria Math" w:hAnsi="Cambria Math"/>
              </w:rPr>
              <m:t>2</m:t>
            </m:r>
          </m:sup>
        </m:sSubSup>
      </m:oMath>
      <w:r>
        <w:t xml:space="preserve">=0.036. For both traits, these estimates were larger even than the variance explained by regressing phenotype on the true polygenic indices for either EY or height, which incorporates additive genetic variance and gene-environment covariance—e.g., after five generations, adjusted </w:t>
      </w:r>
      <m:oMath>
        <m:sSup>
          <m:sSupPr>
            <m:ctrlPr>
              <w:rPr>
                <w:rFonts w:ascii="Cambria Math" w:hAnsi="Cambria Math"/>
                <w:i/>
              </w:rPr>
            </m:ctrlPr>
          </m:sSupPr>
          <m:e>
            <m:acc>
              <m:accPr>
                <m:ctrlPr>
                  <w:rPr>
                    <w:rFonts w:ascii="Cambria Math" w:hAnsi="Cambria Math"/>
                    <w:i/>
                  </w:rPr>
                </m:ctrlPr>
              </m:accPr>
              <m:e>
                <m:r>
                  <w:rPr>
                    <w:rFonts w:ascii="Cambria Math" w:hAnsi="Cambria Math"/>
                  </w:rPr>
                  <m:t>R</m:t>
                </m:r>
              </m:e>
            </m:acc>
          </m:e>
          <m:sup>
            <m:r>
              <w:rPr>
                <w:rFonts w:ascii="Cambria Math" w:hAnsi="Cambria Math"/>
              </w:rPr>
              <m:t>2</m:t>
            </m:r>
          </m:sup>
        </m:sSup>
      </m:oMath>
      <w:r>
        <w:t xml:space="preserve">=0.044 (resp. </w:t>
      </w:r>
      <m:oMath>
        <m:sSup>
          <m:sSupPr>
            <m:ctrlPr>
              <w:rPr>
                <w:rFonts w:ascii="Cambria Math" w:hAnsi="Cambria Math"/>
                <w:i/>
              </w:rPr>
            </m:ctrlPr>
          </m:sSupPr>
          <m:e>
            <m:acc>
              <m:accPr>
                <m:ctrlPr>
                  <w:rPr>
                    <w:rFonts w:ascii="Cambria Math" w:hAnsi="Cambria Math"/>
                    <w:i/>
                  </w:rPr>
                </m:ctrlPr>
              </m:accPr>
              <m:e>
                <m:r>
                  <w:rPr>
                    <w:rFonts w:ascii="Cambria Math" w:hAnsi="Cambria Math"/>
                  </w:rPr>
                  <m:t>R</m:t>
                </m:r>
              </m:e>
            </m:acc>
          </m:e>
          <m:sup>
            <m:r>
              <w:rPr>
                <w:rFonts w:ascii="Cambria Math" w:hAnsi="Cambria Math"/>
              </w:rPr>
              <m:t>2</m:t>
            </m:r>
          </m:sup>
        </m:sSup>
      </m:oMath>
      <w:r>
        <w:t xml:space="preserve">=0.031) when regressing EY (resp. wealth) on the true height PGI. Genetic correlation estimates were also substantially biased upwards: though the true PGI correlation between height and EY increased from </w:t>
      </w:r>
      <m:oMath>
        <m:sSub>
          <m:sSubPr>
            <m:ctrlPr>
              <w:rPr>
                <w:rFonts w:ascii="Cambria Math" w:hAnsi="Cambria Math"/>
                <w:i/>
              </w:rPr>
            </m:ctrlPr>
          </m:sSubPr>
          <m:e>
            <m:r>
              <w:rPr>
                <w:rFonts w:ascii="Cambria Math" w:hAnsi="Cambria Math"/>
              </w:rPr>
              <m:t>r</m:t>
            </m:r>
          </m:e>
          <m:sub>
            <m:r>
              <m:rPr>
                <m:sty m:val="p"/>
              </m:rPr>
              <w:rPr>
                <w:rFonts w:ascii="Cambria Math" w:hAnsi="Cambria Math"/>
              </w:rPr>
              <m:t>score</m:t>
            </m:r>
          </m:sub>
        </m:sSub>
      </m:oMath>
      <w:r>
        <w:t xml:space="preserve">=0.0024 to </w:t>
      </w:r>
      <m:oMath>
        <m:sSub>
          <m:sSubPr>
            <m:ctrlPr>
              <w:rPr>
                <w:rFonts w:ascii="Cambria Math" w:hAnsi="Cambria Math"/>
                <w:i/>
              </w:rPr>
            </m:ctrlPr>
          </m:sSubPr>
          <m:e>
            <m:r>
              <w:rPr>
                <w:rFonts w:ascii="Cambria Math" w:hAnsi="Cambria Math"/>
              </w:rPr>
              <m:t>r</m:t>
            </m:r>
          </m:e>
          <m:sub>
            <m:r>
              <m:rPr>
                <m:sty m:val="p"/>
              </m:rPr>
              <w:rPr>
                <w:rFonts w:ascii="Cambria Math" w:hAnsi="Cambria Math"/>
              </w:rPr>
              <m:t>score</m:t>
            </m:r>
          </m:sub>
        </m:sSub>
      </m:oMath>
      <w:r>
        <w:t xml:space="preserve">=0.015 after five generations, the estimated genetic correlation increased from </w:t>
      </w:r>
      <m:oMath>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β</m:t>
            </m:r>
          </m:sub>
        </m:sSub>
      </m:oMath>
      <w:r>
        <w:t xml:space="preserve">=0.0053 to </w:t>
      </w:r>
      <m:oMath>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β</m:t>
            </m:r>
          </m:sub>
        </m:sSub>
      </m:oMath>
      <w:r>
        <w:t xml:space="preserve">=0.863 (Figure 4c). GWAS effect estimates also became correlated; for example, the correlation between effect estimates for height and wealth climbed from </w:t>
      </w:r>
      <m:oMath>
        <m:sSub>
          <m:sSubPr>
            <m:ctrlPr>
              <w:rPr>
                <w:rFonts w:ascii="Cambria Math" w:hAnsi="Cambria Math"/>
                <w:i/>
              </w:rPr>
            </m:ctrlPr>
          </m:sSubPr>
          <m:e>
            <m:r>
              <w:rPr>
                <w:rFonts w:ascii="Cambria Math" w:hAnsi="Cambria Math"/>
              </w:rPr>
              <m:t>r</m:t>
            </m:r>
          </m:e>
          <m:sub>
            <m:acc>
              <m:accPr>
                <m:ctrlPr>
                  <w:rPr>
                    <w:rFonts w:ascii="Cambria Math" w:hAnsi="Cambria Math"/>
                    <w:i/>
                  </w:rPr>
                </m:ctrlPr>
              </m:accPr>
              <m:e>
                <m:r>
                  <w:rPr>
                    <w:rFonts w:ascii="Cambria Math" w:hAnsi="Cambria Math"/>
                  </w:rPr>
                  <m:t>β</m:t>
                </m:r>
              </m:e>
            </m:acc>
          </m:sub>
        </m:sSub>
      </m:oMath>
      <w:r>
        <w:t xml:space="preserve">=0.001 to </w:t>
      </w:r>
      <m:oMath>
        <m:sSub>
          <m:sSubPr>
            <m:ctrlPr>
              <w:rPr>
                <w:rFonts w:ascii="Cambria Math" w:hAnsi="Cambria Math"/>
                <w:i/>
              </w:rPr>
            </m:ctrlPr>
          </m:sSubPr>
          <m:e>
            <m:r>
              <w:rPr>
                <w:rFonts w:ascii="Cambria Math" w:hAnsi="Cambria Math"/>
              </w:rPr>
              <m:t>r</m:t>
            </m:r>
          </m:e>
          <m:sub>
            <m:acc>
              <m:accPr>
                <m:ctrlPr>
                  <w:rPr>
                    <w:rFonts w:ascii="Cambria Math" w:hAnsi="Cambria Math"/>
                    <w:i/>
                  </w:rPr>
                </m:ctrlPr>
              </m:accPr>
              <m:e>
                <m:r>
                  <w:rPr>
                    <w:rFonts w:ascii="Cambria Math" w:hAnsi="Cambria Math"/>
                  </w:rPr>
                  <m:t>β</m:t>
                </m:r>
              </m:e>
            </m:acc>
          </m:sub>
        </m:sSub>
      </m:oMath>
      <w:r>
        <w:t>=0.273 (Figure 4d). In summary, our simplistic model demonstrates that phenotypic assortment and cross-generational transmission can lead to substantial biases in genetic estimates, even for traits with zero heritability (here, wealth).</w:t>
      </w:r>
    </w:p>
    <w:p w14:paraId="2AC389AE" w14:textId="77777777" w:rsidR="000A7E31" w:rsidRDefault="00000000">
      <w:pPr>
        <w:pStyle w:val="Heading2"/>
      </w:pPr>
      <w:r>
        <w:lastRenderedPageBreak/>
        <w:t>Within-sibship GWAS mitigates xAM and VT-induced biases with caveats</w:t>
      </w:r>
    </w:p>
    <w:p w14:paraId="2A85A96F" w14:textId="77777777" w:rsidR="000A7E31" w:rsidRDefault="00000000">
      <w:r>
        <w:t xml:space="preserve">Given recent interest in within-family designs for addressing population-level confounds </w:t>
      </w:r>
      <w:r>
        <w:fldChar w:fldCharType="begin"/>
      </w:r>
      <w:r>
        <w:instrText xml:space="preserve"> ADDIN ZOTERO_ITEM CSL_CITATION {"citationID":"FlDVThFR","properties":{"formattedCitation":"({\\i{}10}\\uc0\\u8211{}{\\i{}12}, {\\i{}15}, {\\i{}16})","plainCitation":"(10–12, 15, 16)","noteIndex":0},"citationItems":[{"id":110,"uris":["http://zotero.org/users/2951540/items/X2WFYSRS"],"itemData":{"id":110,"type":"article-journal","abstract":"Genetic variants provide a nurturing environment\nGenetic variants in parents may affect the fitness of their offspring, even if the child does not carry the allele. This indirect effect is referred to as “genetic nurture.” Kong et al. used data from genome-wide association studies of educational attainment to construct polygenic scores for parents that only considered the nontransmitted alleles (see the Perspective by Koellinger and Harden). The findings suggest that genetic nurture is ultimately due to genetic variation in the population and is mediated by the environment that parents create for their children.\nScience, this issue p. 424; see also p. 386\nSequence variants in the parental genomes that are not transmitted to a child (the proband) are often ignored in genetic studies. Here we show that nontransmitted alleles can affect a child through their impacts on the parents and other relatives, a phenomenon we call “genetic nurture.” Using results from a meta-analysis of educational attainment, we find that the polygenic score computed for the nontransmitted alleles of 21,637 probands with at least one parent genotyped has an estimated effect on the educational attainment of the proband that is 29.9% (P = 1.6 × 10−14) of that of the transmitted polygenic score. Genetic nurturing effects of this polygenic score extend to other traits. Paternal and maternal polygenic scores have similar effects on educational attainment, but mothers contribute more than fathers to nutrition- and heath-related traits.\nBehavioral genetics can transmit an environmental effect from parents and other related caregivers to their children.\nBehavioral genetics can transmit an environmental effect from parents and other related caregivers to their children.","container-title":"Science","DOI":"10/gf92jk","ISSN":"0036-8075, 1095-9203","issue":"6374","journalAbbreviation":"Science","language":"en","license":"Copyright © 2018, The Authors, some rights reserved; exclusive licensee American Association for the Advancement of Science. No claim to original U.S. Government Works. http://www.sciencemag.org/about/science-licenses-journal-article-reuseThis is an article distributed under the terms of the Science Journals Default License.","note":"PMID: 29371463","page":"424-428","source":"science.sciencemag.org","title":"The nature of nurture: effects of parental genotypes","title-short":"The nature of nurture","volume":"359","author":[{"family":"Kong","given":"Augustine"},{"family":"Thorleifsson","given":"Gudmar"},{"family":"Frigge","given":"Michael L."},{"family":"Vilhjalmsson","given":"Bjarni J."},{"family":"Young","given":"Alexander I."},{"family":"Thorgeirsson","given":"Thorgeir E."},{"family":"Benonisdottir","given":"Stefania"},{"family":"Oddsson","given":"Asmundur"},{"family":"Halldorsson","given":"Bjarni V."},{"family":"Masson","given":"Gisli"},{"family":"Gudbjartsson","given":"Daniel F."},{"family":"Helgason","given":"Agnar"},{"family":"Bjornsdottir","given":"Gyda"},{"family":"Thorsteinsdottir","given":"Unnur"},{"family":"Stefansson","given":"Kari"}],"issued":{"date-parts":[["2018",1,26]]}}},{"id":561,"uris":["http://zotero.org/users/2951540/items/JML4JNZ3"],"itemData":{"id":561,"type":"article-journal","abstract":"We conduct a genome-wide association study (GWAS) of educational attainment (EA) in a sample of ~3 million individuals and identify 3,952 approximately uncorrelated genome-wide-significant single-nucleotide polymorphisms (SNPs). A genome-wide polygenic predictor, or polygenic index (PGI), explains 12–16% of EA variance and contributes to risk prediction for ten diseases. Direct effects (i.e., controlling for parental PGIs) explain roughly half the PGI’s magnitude of association with EA and other phenotypes. The correlation between mate-pair PGIs is far too large to be consistent with phenotypic assortment alone, implying additional assortment on PGI-associated factors. In an additional GWAS of dominance deviations from the additive model, we identify no genome-wide-significant SNPs, and a separate X-chromosome additive GWAS identifies 57.","container-title":"Nature Genetics","DOI":"10/gpvj9w","ISSN":"1546-1718","issue":"4","journalAbbreviation":"Nat. Genet.","language":"en","license":"2022 The Author(s)","note":"141 citations (Crossref) [2023-10-11]\nnumber: 4\npublisher: Nature Publishing Group","page":"437-449","source":"www.nature.com","title":"Polygenic prediction of educational attainment within and between families from genome-wide association analyses in 3 million individuals","volume":"54","author":[{"family":"Okbay","given":"Aysu"},{"family":"Wu","given":"Yeda"},{"family":"Wang","given":"Nancy"},{"family":"Jayashankar","given":"Hariharan"},{"family":"Bennett","given":"Michael"},{"family":"Nehzati","given":"Seyed Moeen"},{"family":"Sidorenko","given":"Julia"},{"family":"Kweon","given":"Hyeokmoon"},{"family":"Goldman","given":"Grant"},{"family":"Gjorgjieva","given":"Tamara"},{"family":"Jiang","given":"Yunxuan"},{"family":"Hicks","given":"Barry"},{"family":"Tian","given":"Chao"},{"family":"Hinds","given":"David A."},{"family":"Ahlskog","given":"Rafael"},{"family":"Magnusson","given":"Patrik K. E."},{"family":"Oskarsson","given":"Sven"},{"family":"Hayward","given":"Caroline"},{"family":"Campbell","given":"Archie"},{"family":"Porteous","given":"David J."},{"family":"Freese","given":"Jeremy"},{"family":"Herd","given":"Pamela"},{"family":"Watson","given":"Chelsea"},{"family":"Jala","given":"Jonathan"},{"family":"Conley","given":"Dalton"},{"family":"Koellinger","given":"Philipp D."},{"family":"Johannesson","given":"Magnus"},{"family":"Laibson","given":"David"},{"family":"Meyer","given":"Michelle N."},{"family":"Lee","given":"James J."},{"family":"Kong","given":"Augustine"},{"family":"Yengo","given":"Loic"},{"family":"Cesarini","given":"David"},{"family":"Turley","given":"Patrick"},{"family":"Visscher","given":"Peter M."},{"family":"Beauchamp","given":"Jonathan P."},{"family":"Benjamin","given":"Daniel J."},{"family":"Young","given":"Alexander I."}],"issued":{"date-parts":[["2022",4]]}}},{"id":450,"uris":["http://zotero.org/users/2951540/items/HJ4ZI4MA"],"itemData":{"id":450,"type":"article-journal","abstract":"Heritability measures the proportion of trait variation that is due to genetic inheritance. Measurement of heritability is important in the nature-versus-nurture debate. However, existing estimates of heritability may be biased by environmental effects. Here, we introduce relatedness disequilibrium regression (RDR), a novel method for estimating heritability. RDR avoids most sources of environmental bias by exploiting variation in relatedness due to random Mendelian segregation. We used a sample of 54,888 Icelanders who had both parents genotyped to estimate the heritability of 14 traits, including height (55.4%, s.e. 4.4%) and educational attainment (17.0%, s.e. 9.4%). Our results suggest that some other estimates of heritability may be inflated by environmental effects.","container-title":"Nature Genetics","DOI":"10/gd2zqx","ISSN":"1546-1718","issue":"9","journalAbbreviation":"Nat. Genet.","language":"en","license":"2018 The Author(s)","note":"Read_Status: Read\nRead_Status_Date: 2024-08-09T20:00:47.413Z","page":"1304-1310","source":"www.nature.com","title":"Relatedness disequilibrium regression estimates heritability without environmental bias","volume":"50","author":[{"family":"Young","given":"Alexander I."},{"family":"Frigge","given":"Michael L."},{"family":"Gudbjartsson","given":"Daniel F."},{"family":"Thorleifsson","given":"Gudmar"},{"family":"Bjornsdottir","given":"Gyda"},{"family":"Sulem","given":"Patrick"},{"family":"Masson","given":"Gisli"},{"family":"Thorsteinsdottir","given":"Unnur"},{"family":"Stefansson","given":"Kari"},{"family":"Kong","given":"Augustine"}],"issued":{"date-parts":[["2018",9]]}}},{"id":455,"uris":["http://zotero.org/users/2951540/items/URRQG5Q7"],"itemData":{"id":455,"type":"article-journal","abstract":"A central aim of genome-wide association studies (GWASs) is to estimate direct genetic effects: the causal effects on an individual’s phenotype of the alleles that they carry. However, estimates of direct effects can be subject to genetic and environmental confounding and can also absorb the “indirect” genetic effects of relatives’ genotypes. Recently, an important development in controlling for these confounds has been the use of within-family GWASs, which, because of the randomness of mendelian segregation within pedigrees, are often interpreted as producing unbiased estimates of direct effects. Here, we present a general theoretical analysis of the influence of confounding in standard population-based and within-family GWASs. We show that, contrary to common interpretation, family-based estimates of direct effects can be biased by genetic confounding. In humans, such biases will often be small per-locus, but can be compounded when effect-size estimates are used in polygenic scores (PGSs). We illustrate the influence of genetic confounding on population- and family-based estimates of direct effects using models of assortative mating, population stratification, and stabilizing selection on GWAS traits. We further show how family-based estimates of indirect genetic effects, based on comparisons of parentally transmitted and untransmitted alleles, can suffer substantial genetic confounding. We conclude that, while family-based studies have placed GWAS estimation on a more rigorous footing, they carry subtle issues of interpretation that arise from confounding.","container-title":"PLoS Biology","DOI":"10.1371/journal.pbio.3002511","ISSN":"1545-7885","issue":"4","journalAbbreviation":"PLoS Biol.","language":"en","note":"publisher: Public Library of Science\nRead_Status: Read\nRead_Status_Date: 2024-08-09T20:00:04.548Z","page":"e3002511","source":"PLoS Journals","title":"Interpreting population- and family-based genome-wide association studies in the presence of confounding","volume":"22","author":[{"family":"Veller","given":"Carl"},{"family":"Coop","given":"Graham M."}],"issued":{"date-parts":[["2024",4,11]]}}},{"id":952,"uris":["http://zotero.org/users/2951540/items/9YPASYP4"],"itemData":{"id":952,"type":"article-journal","abstract":"Family-based genome-wide association studies (GWASs) are often claimed to provide an unbiased estimate of the average causal effects (or average treatment effects; ATEs) of alleles, on the basis of an analogy between the random transmission of alleles from parents to children and a randomized controlled trial. We show that this claim does not hold in general. Because Mendelian segregation only randomizes alleles among children of heterozygotes, the effects of alleles in the children of homozygotes are not observable. This feature will matter if an allele has different average effects in the children of homozygotes and heterozygotes, as can arise in the presence of gene-by-environment interactions, gene-by-gene interactions, or differences in linkage disequilibrium patterns. At a single locus, family-based GWAS can be thought of as providing an unbiased estimate of the average effect in the children of heterozygotes (i.e., a local average treatment effect; LATE). This interpretation does not extend to polygenic scores (PGSs), however, because different sets of SNPs are heterozygous in each family. Therefore, other than under specific conditions, the within-family regression slope of a PGS cannot be assumed to provide an unbiased estimate of the LATE for any subset or weighted average of families. In practice, the potential biases of a family-based GWAS are likely smaller than those that can arise from confounding in a standard, population-based GWAS, and so family studies remain important for the dissection of genetic contributions to phenotypic variation. Nonetheless, their causal interpretation is less straightforward than has been widely appreciated.","container-title":"Proceedings of the National Academy of Sciences","DOI":"10.1073/pnas.2401379121","issue":"38","journalAbbreviation":"Proc. Natl. Acad. Sci.","language":"en","note":"publisher: Proceedings of the National Academy of Sciences\nRead_Status: New\nRead_Status_Date: 2024-09-19T23:11:54.267Z","page":"e2401379121","source":"pnas.org (Atypon)","title":"Causal interpretations of family GWAS in the presence of heterogeneous effects","volume":"121","author":[{"family":"Veller","given":"Carl"},{"family":"Przeworski","given":"Molly"},{"family":"Coop","given":"Graham"}],"issued":{"date-parts":[["2024",9,17]]}}}],"schema":"https://github.com/citation-style-language/schema/raw/master/csl-citation.json"} </w:instrText>
      </w:r>
      <w:r>
        <w:fldChar w:fldCharType="separate"/>
      </w:r>
      <w:r>
        <w:t>(</w:t>
      </w:r>
      <w:r>
        <w:rPr>
          <w:i/>
          <w:iCs/>
        </w:rPr>
        <w:t>10</w:t>
      </w:r>
      <w:r>
        <w:t>–</w:t>
      </w:r>
      <w:r>
        <w:rPr>
          <w:i/>
          <w:iCs/>
        </w:rPr>
        <w:t>12</w:t>
      </w:r>
      <w:r>
        <w:t xml:space="preserve">, </w:t>
      </w:r>
      <w:r>
        <w:rPr>
          <w:i/>
          <w:iCs/>
        </w:rPr>
        <w:t>15</w:t>
      </w:r>
      <w:r>
        <w:t xml:space="preserve">, </w:t>
      </w:r>
      <w:r>
        <w:rPr>
          <w:i/>
          <w:iCs/>
        </w:rPr>
        <w:t>16</w:t>
      </w:r>
      <w:r>
        <w:t>)</w:t>
      </w:r>
      <w:r>
        <w:fldChar w:fldCharType="end"/>
      </w:r>
      <w:r>
        <w:t xml:space="preserve">, as well as in the consequences of GWAS sample ascertainment </w:t>
      </w:r>
      <w:r>
        <w:fldChar w:fldCharType="begin"/>
      </w:r>
      <w:r>
        <w:instrText xml:space="preserve"> ADDIN ZOTERO_ITEM CSL_CITATION {"citationID":"6HAfuqvF","properties":{"formattedCitation":"({\\i{}8}, {\\i{}9})","plainCitation":"(8, 9)","noteIndex":0},"citationItems":[{"id":568,"uris":["http://zotero.org/users/2951540/items/9ZF3A5T9","http://zotero.org/users/2951540/items/MVNXCUVF"],"itemData":{"id":568,"type":"article-journal","abstract":"While volunteer-based studies such as the UK Biobank have become the cornerstone of genetic epidemiology, the participating individuals are rarely representative of their target population. To evaluate the impact of selective participation, here we derived UK Biobank participation probabilities on the basis of 14 variables harmonized across the UK Biobank and a representative sample. We then conducted weighted genome-wide association analyses on 19 traits. Comparing the output from weighted genome-wide association analyses (neffective = 94,643 to 102,215) with that from standard genome-wide association analyses (n = 263,464 to 283,749), we found that increasing representativeness led to changes in SNP effect sizes and identified novel SNP associations for 12 traits. While heritability estimates were less impacted by weighting (maximum change in h2, 5%), we found substantial discrepancies for genetic correlations (maximum change in rg, 0.31) and Mendelian randomization estimates (maximum change in βSTD, 0.15) for socio-behavioural traits. We urge the field to increase representativeness in biobank samples, especially when studying genetic correlates of behaviour, lifestyles and social outcomes.","container-title":"Nature Human Behaviour","DOI":"10.1038/s41562-023-01579-9","ISSN":"2397-3374","issue":"7","journalAbbreviation":"Nat. Hum. Behav.","language":"en","license":"2023 The Author(s)","note":"publisher: Nature Publishing Group","page":"1216-1227","source":"www.nature.com","title":"Participation bias in the UK biobank distorts genetic associations and downstream analyses","volume":"7","author":[{"family":"Schoeler","given":"Tabea"},{"family":"Speed","given":"Doug"},{"family":"Porcu","given":"Eleonora"},{"family":"Pirastu","given":"Nicola"},{"family":"Pingault","given":"Jean-Baptiste"},{"family":"Kutalik","given":"Zoltán"}],"issued":{"date-parts":[["2023",7]]}}},{"id":170,"uris":["http://zotero.org/users/2951540/items/C477TTM5"],"itemData":{"id":170,"type":"webpage","language":"en","title":"Reweighting the UK biobank to reflect its underlying sampling population substantially reduces pervasive selection bias due to volunteering | medRxiv","URL":"https://www.medrxiv.org/content/10.1101/2022.05.16.22275048v1","accessed":{"date-parts":[["2024",4,19]]}}}],"schema":"https://github.com/citation-style-language/schema/raw/master/csl-citation.json"} </w:instrText>
      </w:r>
      <w:r>
        <w:fldChar w:fldCharType="separate"/>
      </w:r>
      <w:r>
        <w:t>(</w:t>
      </w:r>
      <w:r>
        <w:rPr>
          <w:i/>
          <w:iCs/>
        </w:rPr>
        <w:t>8</w:t>
      </w:r>
      <w:r>
        <w:t xml:space="preserve">, </w:t>
      </w:r>
      <w:r>
        <w:rPr>
          <w:i/>
          <w:iCs/>
        </w:rPr>
        <w:t>9</w:t>
      </w:r>
      <w:r>
        <w:t>)</w:t>
      </w:r>
      <w:r>
        <w:fldChar w:fldCharType="end"/>
      </w:r>
      <w:r>
        <w:t xml:space="preserve">, we performed simulations comparing population-based and within-sibship GWAS across the previously explored simple models, in both representative and ascertained samples. Our results suggest that, in contrast to population GWAS, within-sibship GWAS, under the simple models examined in the primary manuscript, are largely robust to some of the biases induced by xAM, VT, and/or G×E in representative samples: five generations of all combinations of these phenomena failed to increase association false positive rates, induce spurious correlations among slope estimates, or lead to substantial biases in slope effect estimates (Figures </w:t>
      </w:r>
      <w:r>
        <w:fldChar w:fldCharType="begin"/>
      </w:r>
      <w:r>
        <w:instrText xml:space="preserve"> REF _Ref179913389 \h  \* MERGEFORMAT </w:instrText>
      </w:r>
      <w:r>
        <w:fldChar w:fldCharType="separate"/>
      </w:r>
      <w:r>
        <w:t>S12</w:t>
      </w:r>
      <w:r>
        <w:fldChar w:fldCharType="end"/>
      </w:r>
      <w:r>
        <w:t>-</w:t>
      </w:r>
      <w:r>
        <w:fldChar w:fldCharType="begin"/>
      </w:r>
      <w:r>
        <w:instrText xml:space="preserve"> REF _Ref173246896 \h  \* MERGEFORMAT </w:instrText>
      </w:r>
      <w:r>
        <w:fldChar w:fldCharType="separate"/>
      </w:r>
      <w:r>
        <w:t>S15</w:t>
      </w:r>
      <w:r>
        <w:fldChar w:fldCharType="end"/>
      </w:r>
      <w:r>
        <w:t xml:space="preserve">). On the other hand, non-representative sampling substantially impacted both of these metrics in both population and within-sibship GWAS in a manner dependent on ascertainment regime, xAM, VT, and G×E (Figures </w:t>
      </w:r>
      <w:r>
        <w:fldChar w:fldCharType="begin"/>
      </w:r>
      <w:r>
        <w:instrText xml:space="preserve"> REF _Ref170915070 \h  \* MERGEFORMAT </w:instrText>
      </w:r>
      <w:r>
        <w:fldChar w:fldCharType="separate"/>
      </w:r>
      <w:r>
        <w:t>S13</w:t>
      </w:r>
      <w:r>
        <w:fldChar w:fldCharType="end"/>
      </w:r>
      <w:r>
        <w:t>-</w:t>
      </w:r>
      <w:r>
        <w:fldChar w:fldCharType="begin"/>
      </w:r>
      <w:r>
        <w:instrText xml:space="preserve"> REF _Ref173246896 \h  \* MERGEFORMAT </w:instrText>
      </w:r>
      <w:r>
        <w:fldChar w:fldCharType="separate"/>
      </w:r>
      <w:r>
        <w:t>S15</w:t>
      </w:r>
      <w:r>
        <w:fldChar w:fldCharType="end"/>
      </w:r>
      <w:r>
        <w:t>), though we emphasize that non-representative sampling, which we have only explored briefly here, appeared to have a substantially larger effect than the other perturbations.</w:t>
      </w:r>
    </w:p>
    <w:p w14:paraId="64C1DD44" w14:textId="77777777" w:rsidR="000A7E31" w:rsidRDefault="00000000">
      <w:r>
        <w:t xml:space="preserve">Veller and colleagues recently demonstrated that sibling-difference GWAS estimate the local average treatment effect (LATE) of a given allele among individuals with at least one heterozygous parent at said locus, rather than the average treatment effect (ATE) in the population at large </w:t>
      </w:r>
      <w:r>
        <w:fldChar w:fldCharType="begin"/>
      </w:r>
      <w:r>
        <w:instrText xml:space="preserve"> ADDIN ZOTERO_ITEM CSL_CITATION {"citationID":"L3W4BwFR","properties":{"formattedCitation":"({\\i{}16})","plainCitation":"(16)","noteIndex":0},"citationItems":[{"id":952,"uris":["http://zotero.org/users/2951540/items/9YPASYP4"],"itemData":{"id":952,"type":"article-journal","abstract":"Family-based genome-wide association studies (GWASs) are often claimed to provide an unbiased estimate of the average causal effects (or average treatment effects; ATEs) of alleles, on the basis of an analogy between the random transmission of alleles from parents to children and a randomized controlled trial. We show that this claim does not hold in general. Because Mendelian segregation only randomizes alleles among children of heterozygotes, the effects of alleles in the children of homozygotes are not observable. This feature will matter if an allele has different average effects in the children of homozygotes and heterozygotes, as can arise in the presence of gene-by-environment interactions, gene-by-gene interactions, or differences in linkage disequilibrium patterns. At a single locus, family-based GWAS can be thought of as providing an unbiased estimate of the average effect in the children of heterozygotes (i.e., a local average treatment effect; LATE). This interpretation does not extend to polygenic scores (PGSs), however, because different sets of SNPs are heterozygous in each family. Therefore, other than under specific conditions, the within-family regression slope of a PGS cannot be assumed to provide an unbiased estimate of the LATE for any subset or weighted average of families. In practice, the potential biases of a family-based GWAS are likely smaller than those that can arise from confounding in a standard, population-based GWAS, and so family studies remain important for the dissection of genetic contributions to phenotypic variation. Nonetheless, their causal interpretation is less straightforward than has been widely appreciated.","container-title":"Proceedings of the National Academy of Sciences","DOI":"10.1073/pnas.2401379121","issue":"38","journalAbbreviation":"Proc. Natl. Acad. Sci.","language":"en","note":"publisher: Proceedings of the National Academy of Sciences\nRead_Status: New\nRead_Status_Date: 2024-09-19T23:11:54.267Z","page":"e2401379121","source":"pnas.org (Atypon)","title":"Causal interpretations of family GWAS in the presence of heterogeneous effects","volume":"121","author":[{"family":"Veller","given":"Carl"},{"family":"Przeworski","given":"Molly"},{"family":"Coop","given":"Graham"}],"issued":{"date-parts":[["2024",9,17]]}}}],"schema":"https://github.com/citation-style-language/schema/raw/master/csl-citation.json"} </w:instrText>
      </w:r>
      <w:r>
        <w:fldChar w:fldCharType="separate"/>
      </w:r>
      <w:r>
        <w:t>(</w:t>
      </w:r>
      <w:r>
        <w:rPr>
          <w:i/>
          <w:iCs/>
        </w:rPr>
        <w:t>16</w:t>
      </w:r>
      <w:r>
        <w:t>)</w:t>
      </w:r>
      <w:r>
        <w:fldChar w:fldCharType="end"/>
      </w:r>
      <w:r>
        <w:t xml:space="preserve"> (see also </w:t>
      </w:r>
      <w:r>
        <w:fldChar w:fldCharType="begin"/>
      </w:r>
      <w:r>
        <w:instrText xml:space="preserve"> ADDIN ZOTERO_ITEM CSL_CITATION {"citationID":"ammWAAqx","properties":{"formattedCitation":"({\\i{}37})","plainCitation":"(37)","noteIndex":0},"citationItems":[{"id":4210,"uris":["http://zotero.org/users/2951540/items/RHYP295H"],"itemData":{"id":4210,"type":"article","abstract":"Rapid progress has been made in identifying links between human genetic variation and social and behavioral phenotypes. Applications in mainstream economics are beginning to emerge. This review aims to provide the background needed to bring the interested economist to the frontier of social-science genomics. Our review is structured around a theoretical framework that nests many of the key methods, concepts and tools found in the literature. We clarify key assumptions and appropriate interpretations. After reviewing several significant applications, we conclude by outlining future advances in genetics that will expand the scope of potential applications, and we discuss the ethical and communication challenges that arise in this area of research.","collection-title":"Working Paper Series","DOI":"10.3386/w32404","genre":"Working Paper","note":"DOI: 10.3386/w32404\nRead_Status: New\nRead_Status_Date: 2024-10-15T00:54:55.819Z","number":"32404","publisher":"National Bureau of Economic Research","source":"National Bureau of Economic Research","title":"Social-Science Genomics: Progress, Challenges, and Future Directions","title-short":"Social-Science Genomics","URL":"https://www.nber.org/papers/w32404","author":[{"family":"Benjamin","given":"Daniel J."},{"family":"Cesarini","given":"David"},{"family":"Turley","given":"Patrick"},{"family":"Young","given":"Alexander Strudwick"}],"accessed":{"date-parts":[["2024",10,14]]},"issued":{"date-parts":[["2024",5]]}}}],"schema":"https://github.com/citation-style-language/schema/raw/master/csl-citation.json"} </w:instrText>
      </w:r>
      <w:r>
        <w:fldChar w:fldCharType="separate"/>
      </w:r>
      <w:r>
        <w:t>(</w:t>
      </w:r>
      <w:r>
        <w:rPr>
          <w:i/>
          <w:iCs/>
        </w:rPr>
        <w:t>37</w:t>
      </w:r>
      <w:r>
        <w:t>)</w:t>
      </w:r>
      <w:r>
        <w:fldChar w:fldCharType="end"/>
      </w:r>
      <w:r>
        <w:t xml:space="preserve">). In the presence of G×E, then, sibling-difference GWAS estimates can differ from population average causal effects. Strictly speaking, these estimates are statistically unbiased, but with respect to the corresponding LATE; nevertheless, such estimates may be misleading when interpreted as population average causal effects or used for polygenic prediction. In supplementary analyses (see Online Methods), we show that, in the context of a model including VT and linear G×E, the relative difference between sibling-difference GWAS estimates and ATEs can be substantial at rare variants with large effects (Figures </w:t>
      </w:r>
      <w:r>
        <w:fldChar w:fldCharType="begin"/>
      </w:r>
      <w:r>
        <w:instrText xml:space="preserve"> REF _Ref178522928 \h  \* MERGEFORMAT </w:instrText>
      </w:r>
      <w:r>
        <w:fldChar w:fldCharType="separate"/>
      </w:r>
      <w:r>
        <w:t>S16</w:t>
      </w:r>
      <w:r>
        <w:fldChar w:fldCharType="end"/>
      </w:r>
      <w:r>
        <w:t>-</w:t>
      </w:r>
      <w:r>
        <w:fldChar w:fldCharType="begin"/>
      </w:r>
      <w:r>
        <w:instrText xml:space="preserve"> REF _Ref178002163 \h  \* MERGEFORMAT </w:instrText>
      </w:r>
      <w:r>
        <w:fldChar w:fldCharType="separate"/>
      </w:r>
      <w:r>
        <w:t>S18</w:t>
      </w:r>
      <w:r>
        <w:fldChar w:fldCharType="end"/>
      </w:r>
      <w:r>
        <w:t>). However, when causal variants have neutral effects on average and are symmetrically distributed with respect to allele frequency—as is the case for the simulations presented in the primary manuscript—the discrepancies between ATEs and sibling-difference GWAS estimates are modest and average out to zero across the genome (</w:t>
      </w:r>
      <w:r>
        <w:fldChar w:fldCharType="begin"/>
      </w:r>
      <w:r>
        <w:instrText xml:space="preserve"> REF _Ref178514897 \h  \* MERGEFORMAT </w:instrText>
      </w:r>
      <w:r>
        <w:fldChar w:fldCharType="separate"/>
      </w:r>
      <w:r>
        <w:t>Figure S19</w:t>
      </w:r>
      <w:r>
        <w:fldChar w:fldCharType="end"/>
      </w:r>
      <w:r>
        <w:t>). Under architectures where rare variants tend to have deleterious effects, sibling-difference GWAS derived PGI can differ substantially from PGI derived from true ATEs among carriers of rare variants of large effect (</w:t>
      </w:r>
      <w:r>
        <w:fldChar w:fldCharType="begin"/>
      </w:r>
      <w:r>
        <w:instrText xml:space="preserve"> REF _Ref178002163 \h  \* MERGEFORMAT </w:instrText>
      </w:r>
      <w:r>
        <w:fldChar w:fldCharType="separate"/>
      </w:r>
      <w:r>
        <w:t>Figure S18</w:t>
      </w:r>
      <w:r>
        <w:fldChar w:fldCharType="end"/>
      </w:r>
      <w:r>
        <w:t>). Of course, in the presence of true PGI-by-environment interactions, all polygenic predictors that fail to account for individuals’ environmental context can yield misleading predictions for individuals at environmental extremes (</w:t>
      </w:r>
      <w:r>
        <w:fldChar w:fldCharType="begin"/>
      </w:r>
      <w:r>
        <w:instrText xml:space="preserve"> REF _Ref178514897 \h  \* MERGEFORMAT </w:instrText>
      </w:r>
      <w:r>
        <w:fldChar w:fldCharType="separate"/>
      </w:r>
      <w:r>
        <w:t>Figure S19</w:t>
      </w:r>
      <w:r>
        <w:fldChar w:fldCharType="end"/>
      </w:r>
      <w:r>
        <w:t xml:space="preserve">), whether derived from within-family or population-based GWAS estimates </w:t>
      </w:r>
      <w:r>
        <w:fldChar w:fldCharType="begin"/>
      </w:r>
      <w:r>
        <w:instrText xml:space="preserve"> ADDIN ZOTERO_ITEM CSL_CITATION {"citationID":"EaDLo8By","properties":{"formattedCitation":"({\\i{}38})","plainCitation":"(38)","noteIndex":0},"citationItems":[{"id":941,"uris":["http://zotero.org/users/2951540/items/K2A8ELPZ"],"itemData":{"id":941,"type":"article-journal","container-title":"medRxiv","note":"publisher: Cold Spring Harbor Laboratory Press\nRead_Status: New\nRead_Status_Date: 2024-10-02T20:28:31.963Z","page":"2024–03","source":"Google Scholar","title":"Characterizing the genetic architecture of drug response using gene-context interaction methods","author":[{"family":"Sadowski","given":"Michal"},{"family":"Thompson","given":"Mike"},{"family":"Mefford","given":"Joel"},{"family":"Haldar","given":"Tanushree"},{"family":"Oni-Orisan","given":"Akinyemi"},{"family":"Border","given":"Richard"},{"family":"Pazokitoroudi","given":"Ali"},{"family":"Ayroles","given":"Julien"},{"family":"Sankararaman","given":"Sriram"},{"family":"Dahl","given":"Andy"}],"issued":{"date-parts":[["2024"]]}}}],"schema":"https://github.com/citation-style-language/schema/raw/master/csl-citation.json"} </w:instrText>
      </w:r>
      <w:r>
        <w:fldChar w:fldCharType="separate"/>
      </w:r>
      <w:r>
        <w:t>(</w:t>
      </w:r>
      <w:r>
        <w:rPr>
          <w:i/>
          <w:iCs/>
        </w:rPr>
        <w:t>38</w:t>
      </w:r>
      <w:r>
        <w:t>)</w:t>
      </w:r>
      <w:r>
        <w:fldChar w:fldCharType="end"/>
      </w:r>
      <w:r>
        <w:t xml:space="preserve">. </w:t>
      </w:r>
    </w:p>
    <w:p w14:paraId="7C5260A7" w14:textId="77777777" w:rsidR="000A7E31" w:rsidRDefault="00000000">
      <w:pPr>
        <w:pStyle w:val="Heading1"/>
      </w:pPr>
      <w:bookmarkStart w:id="53" w:name="_Toc164271482"/>
      <w:bookmarkStart w:id="54" w:name="_Toc199338776"/>
      <w:r>
        <w:t>Discussion</w:t>
      </w:r>
      <w:bookmarkEnd w:id="53"/>
      <w:bookmarkEnd w:id="54"/>
    </w:p>
    <w:p w14:paraId="7F52D688" w14:textId="77777777" w:rsidR="000A7E31" w:rsidRDefault="00000000">
      <w:r>
        <w:t xml:space="preserve">The present manuscript demonstrates that perturbing common statistical genetic assumptions can cause widely-used estimators to yield misleading results, and that such effects can be compounded when multiple perturbations occur simultaneously. Further, empirical evidence suggests that multivariate xAM is widespread across numerous disease-relevant phenotypes, suggesting that many analyses will be affected by one or more such perturbations. </w:t>
      </w:r>
      <w:r>
        <w:rPr>
          <w:lang w:val="en-US"/>
        </w:rPr>
        <w:t xml:space="preserve">Counterintuitively, we show that increasing sample size fails to mitigate these affects, and, in the case of GWAS discovery, can exacerbate interpretational challenges. </w:t>
      </w:r>
      <w:r>
        <w:t xml:space="preserve">Despite the broad array of scenarios examined here, we emphasize that the models we have considered, while less unrealistic than the standard models dominating the statistical genetics literature for many phenotypes, are at best crude approximations of the many social and biological factors that interact to shape genetic architecture and phenotypic diversity. With this in mind, we introduce the </w:t>
      </w:r>
      <w:r>
        <w:rPr>
          <w:i/>
          <w:iCs/>
        </w:rPr>
        <w:t xml:space="preserve">xftsim </w:t>
      </w:r>
      <w:r>
        <w:t>software package to enable comprehensive sensitivity analysis of existing methods and to facilitate the development of more robust approaches.</w:t>
      </w:r>
    </w:p>
    <w:p w14:paraId="27FD26F4" w14:textId="77777777" w:rsidR="000A7E31" w:rsidRDefault="00000000">
      <w:pPr>
        <w:pStyle w:val="Heading2"/>
        <w:rPr>
          <w:lang w:val="en-US"/>
        </w:rPr>
      </w:pPr>
      <w:r>
        <w:rPr>
          <w:lang w:val="en-US"/>
        </w:rPr>
        <w:lastRenderedPageBreak/>
        <w:t>Limitations of widely-used estimators under realistic complex trait architectures</w:t>
      </w:r>
    </w:p>
    <w:p w14:paraId="35CC28BF" w14:textId="77777777" w:rsidR="000A7E31" w:rsidRDefault="00000000">
      <w:r>
        <w:rPr>
          <w:lang w:val="en-US"/>
        </w:rPr>
        <w:t xml:space="preserve">Our findings underscore inherent limitations of current polygenic estimators, which largely treat genotypes, causal variant effects, and causal environmental factors as conditionally independent given genetic principal components and other covariates. On the other hand, for many disease-relevant phenotypes, such independence is unlikely to hold: assortative mating, which we and others have shown to be ubiquitous across </w:t>
      </w:r>
      <w:bookmarkStart w:id="55" w:name="_Hlk171430922"/>
      <w:r>
        <w:rPr>
          <w:lang w:val="en-US"/>
        </w:rPr>
        <w:t>a broad array of phenotypes</w:t>
      </w:r>
      <w:bookmarkEnd w:id="55"/>
      <w:r>
        <w:rPr>
          <w:lang w:val="en-US"/>
        </w:rPr>
        <w:t xml:space="preserve"> </w:t>
      </w:r>
      <w:r>
        <w:rPr>
          <w:lang w:val="en-US"/>
        </w:rPr>
        <w:fldChar w:fldCharType="begin"/>
      </w:r>
      <w:r>
        <w:rPr>
          <w:lang w:val="en-US"/>
        </w:rPr>
        <w:instrText xml:space="preserve"> ADDIN ZOTERO_ITEM CSL_CITATION {"citationID":"INGqXaku","properties":{"formattedCitation":"({\\i{}1}, {\\i{}39}\\uc0\\u8211{}{\\i{}41})","plainCitation":"(1, 39–41)","noteIndex":0},"citationItems":[{"id":"vvbWxtk6/M4KLfRVm","uris":["http://zotero.org/users/2951540/items/57JWWQIF"],"itemData":{"id":3169,"type":"article-journal","abstract":"The observation of genetic correlations between disparate human traits has been interpreted as evidence of widespread pleiotropy. Here, we introduce cross-trait assortative mating (xAM) as an alternative explanation. We observe that xAM affects many phenotypes and that phenotypic cross-mate correlation estimates are strongly associated with genetic correlation estimates (R2 = 74%). We demonstrate that existing xAM plausibly accounts for substantial fractions of genetic correlation estimates and that previously reported genetic correlation estimates between some pairs of psychiatric disorders are congruent with xAM alone. Finally, we provide evidence for a history of xAM at the genetic level using cross-trait even/odd chromosome polygenic score correlations. Together, our results demonstrate that previous reports have likely overestimated the true genetic similarity between many phenotypes.","container-title":"Science","DOI":"10/gsprmk","issue":"6621","note":"29 citations (Crossref) [2023-09-08]\npublisher: American Association for the Advancement of Science\nPMCID: PMC9901291","page":"754-761","source":"science.org (Atypon)","title":"Cross-trait assortative mating is widespread and inflates genetic correlation estimates","volume":"378","author":[{"family":"Border","given":"Richard"},{"family":"Athanasiadis","given":"Georgios"},{"family":"Buil","given":"Alfonso"},{"family":"Schork","given":"Andrew J."},{"family":"Cai","given":"Na"},{"family":"Young","given":"Alexander I."},{"family":"Werge","given":"Thomas"},{"family":"Flint","given":"Jonathan"},{"family":"Kendler","given":"Kenneth S."},{"family":"Sankararaman","given":"Sriram"},{"family":"Dahl","given":"Andy W."},{"family":"Zaitlen","given":"Noah A."}],"issued":{"date-parts":[["2022",11,18]]}}},{"id":254,"uris":["http://zotero.org/users/2951540/items/4T48SH6A"],"itemData":{"id":254,"type":"article-journal","abstract":"Assortative mating – the non-random mating of individuals with similar traits – is known to increase trait-specific genetic variance and genetic similarity between relatives. However, empirical evidence is limited for many traits, and the implications hinge on whether assortative mating has started recently or many generations ago. Here we show theoretically and empirically that genetic similarity between relatives can provide evidence on the presence and history of assortative mating. First, we employed path analysis to understand how assortative mating affects genetic similarity between family members across generations, finding that similarity between distant relatives is more affected than close relatives. Next, we correlated polygenic indices of 47,135 co-parents from the Norwegian Mother, Father, and Child Cohort Study (MoBa) and found genetic evidence of assortative mating in nine out of sixteen examined traits. The same traits showed elevated similarity between relatives, especially distant relatives. Six of the nine traits, including educational attainment, showed greater genetic variance among offspring, which is inconsistent with stable assortative mating over many generations. These results suggest an ongoing increase in familial similarity for these traits. The implications of this research extend to genetic methodology and the understanding of social and economic disparities.","container-title":"Nature Communications","DOI":"10/gtxg6w","ISSN":"2041-1723","issue":"1","journalAbbreviation":"Nat. Commun.","language":"en","license":"2024 The Author(s)","note":"publisher: Nature Publishing Group","page":"2641","source":"www.nature.com","title":"Genetic similarity between relatives provides evidence on the presence and history of assortative mating","volume":"15","author":[{"family":"Sunde","given":"Hans Fredrik"},{"family":"Eftedal","given":"Nikolai Haahjem"},{"family":"Cheesman","given":"Rosa"},{"family":"Corfield","given":"Elizabeth C."},{"family":"Kleppesto","given":"Thomas H."},{"family":"Seierstad","given":"Anne Caroline"},{"family":"Ystrom","given":"Eivind"},{"family":"Eilertsen","given":"Espen Moen"},{"family":"Torvik","given":"Fartein Ask"}],"issued":{"date-parts":[["2024",3,26]]}}},{"id":566,"uris":["http://zotero.org/users/2951540/items/PVAPRN9H"],"itemData":{"id":566,"type":"article-journal","abstract":"IMPORTANCE\nPsychiatric disorders are heritable, polygenic traits, which often share risk alleles and for which nonrandom mating has been suggested. However, despite the potential etiological implications, the scale of nonrandom mating within and across major psychiatric conditions remains unclear.\n\nOBJECTIVE\nTo quantify the nature and extent of nonrandom mating within and across a broad range of psychiatric conditions at the population level.\n\nDESIGN, SETTING, AND PARTICIPANTS\nPopulation-based cohort using Swedish population registers. Participants were all Swedish residents with a psychiatric diagnosis of interest (attention-deficit/hyperactivity disorder, autism spectrum disorder, schizophrenia, bipolar disorder, major depression, generalized anxiety disorder, agoraphobia, social phobia, obsessive-compulsive disorder, anorexia, or substance abuse), along with their mates. Individuals with select nonpsychiatric disorders (Crohn’s disease, type 1 and type 2 diabetes mellitus, multiple sclerosis, or rheumatoid arthritis) were included for comparison. General population samples were also derived and matched 1:5 with each case proband. Inpatient and outpatient diagnostic data were derived from the Swedish National Patient Register (1973-2009), with analyses conducted between June 2014 and May 2015.\n\nMAIN OUTCOMES AND MEASURES\nCorrelation in the diagnostic status of mates both within and across disorders. Conditional logistic regression was used to quantify the odds of each diagnosis in the mates of cases relative to matched population controls.\n\nRESULTS\nAcross cohorts, data corresponded to 707 263 unique case individuals, with women constituting 45.7% of the full population. Positive correlations in diagnostic status were evident between mates. Within-disorder correlations were marginally higher (range, 0.11-0.48) than cross-disorder correlations (range, 0.01-0.42). Relative to matched populations, the odds of psychiatric case probands having an affected mate were significantly elevated. Differences in the magnitude of observed relationships were apparent by disorder (odds ratio range, 0.8-11.4). The number of comorbidities in a case proband was associated with the proportion of affected mates. These relationships were not apparent or weaker in magnitude among nonpsychiatric conditions (correlation range, −0.03 to 0.17).\n\nCONCLUSIONS AND RELEVANCE\nNonrandom mating is evident in psychiatric populations both within specific disorders and across the spectrum of psychiatric conditions. This phenomenon may hold important implications for how we understand the familial transmission of these disorders and for psychiatric genetic research.","container-title":"JAMA psychiatry","DOI":"10/f3t47f","ISSN":"2168-622X","issue":"4","journalAbbreviation":"JAMA psychiatry","language":"en","note":"PMID: 26913486\nPMCID: PMC5082975","page":"354-361","source":"PubMed Central","title":"Patterns of nonrandom mating within and across 11 major psychiatric disorders","volume":"73","author":[{"family":"Nordsletten","given":"Ashley E."},{"family":"Larsson","given":"Henrik"},{"family":"Crowley","given":"James J."},{"family":"Almqvist","given":"Catarina"},{"family":"Lichtenstein","given":"Paul"},{"family":"Mataix-Cols","given":"David"}],"issued":{"date-parts":[["2016",4]]}}},{"id":4362,"uris":["http://zotero.org/users/2951540/items/RMU3M2B3","http://zotero.org/users/2951540/items/5YMNNKR3"],"itemData":{"id":4362,"type":"article","abstract":"Emerging evidence has shown that assortative mating (AM) is a key factor that shapes the landscape of complex human traits. It can increase the overall prevalence of disorders, influence occurrences of comorbidities, and bias estimation of genetic architectures. However, there is lack of large-scale studies to examine the cultural differences and the generational trends of AM for psychiatric disorders. Here, using national registry datasets, we conduct the largest scale of AM analyses on nine psychiatric disorders, with up to 1.4 million mated cases and 6 million matched controls. We performed meta-analyses on AM estimates from Taiwan, Denmark, and Sweden, to examine the potential impact of cultural differences. Generational changes for people born after 1930s were investigated as well. We found that AM of psychiatric disorders are consistent across nations and persistent over generations, with a small proportion of disorders showing generational changes of AM. Our results provide additional insight into the mechanisms of AM across psychiatric disorders and have evident implications on the estimation of the genetic architectures of psychiatric disorders.","DOI":"10.1101/2024.09.19.24314024","language":"en","license":"© 2024, Posted by Cold Spring Harbor Laboratory. The copyright holder for this pre-print is the author. All rights reserved. The material may not be redistributed, re-used or adapted without the author's permission.","note":"page: 2024.09.19.24314024\nRead_Status: In Progress\nRead_Status_Date: 2025-04-02T18:54:29.492Z","publisher":"medRxiv","source":"medRxiv","title":"Assortative mating across nine psychiatric disorders is consistent and persistent over cultures and generations","URL":"https://www.medrxiv.org/content/10.1101/2024.09.19.24314024v1","author":[{"family":"Fan","given":"Chun Chieh"},{"family":"Dehkordi","given":"Saeid Rasekhi"},{"family":"Border","given":"Richard"},{"family":"Shao","given":"Lucy"},{"family":"Xu","given":"Bohan"},{"family":"Loughnan","given":"Robert"},{"family":"Thompson","given":"Wesley K."},{"family":"Hsu","given":"Le-Yin"},{"family":"Lin","given":"Mei-Chen"},{"family":"Cheng","given":"Chi-Fung"},{"family":"Lai","given":"Rou-Yi"},{"family":"Su","given":"Mei-Hsin"},{"family":"Kao","given":"Wei-Yi"},{"family":"Werge","given":"Thomas"},{"family":"Wu","given":"Chi-Shin"},{"family":"Schork","given":"Andrew J."},{"family":"Zaitlen","given":"Noah"},{"family":"Demur","given":"Alfonso Buil"},{"family":"Wang","given":"Shi-Heng"}],"accessed":{"date-parts":[["2025",4,2]]},"issued":{"date-parts":[["2024",9,22]]}}}],"schema":"https://github.com/citation-style-language/schema/raw/master/csl-citation.json"} </w:instrText>
      </w:r>
      <w:r>
        <w:rPr>
          <w:lang w:val="en-US"/>
        </w:rPr>
        <w:fldChar w:fldCharType="separate"/>
      </w:r>
      <w:r>
        <w:t>(</w:t>
      </w:r>
      <w:r>
        <w:rPr>
          <w:i/>
          <w:iCs/>
        </w:rPr>
        <w:t>1</w:t>
      </w:r>
      <w:r>
        <w:t xml:space="preserve">, </w:t>
      </w:r>
      <w:r>
        <w:rPr>
          <w:i/>
          <w:iCs/>
        </w:rPr>
        <w:t>39</w:t>
      </w:r>
      <w:r>
        <w:t>–</w:t>
      </w:r>
      <w:r>
        <w:rPr>
          <w:i/>
          <w:iCs/>
        </w:rPr>
        <w:t>41</w:t>
      </w:r>
      <w:r>
        <w:t>)</w:t>
      </w:r>
      <w:r>
        <w:rPr>
          <w:lang w:val="en-US"/>
        </w:rPr>
        <w:fldChar w:fldCharType="end"/>
      </w:r>
      <w:r>
        <w:rPr>
          <w:lang w:val="en-US"/>
        </w:rPr>
        <w:t xml:space="preserve"> (see also </w:t>
      </w:r>
      <w:r>
        <w:rPr>
          <w:lang w:val="en-US"/>
        </w:rPr>
        <w:fldChar w:fldCharType="begin"/>
      </w:r>
      <w:r>
        <w:rPr>
          <w:lang w:val="en-US"/>
        </w:rPr>
        <w:instrText xml:space="preserve"> REF _Ref164676801 \h  \* MERGEFORMAT </w:instrText>
      </w:r>
      <w:r>
        <w:rPr>
          <w:lang w:val="en-US"/>
        </w:rPr>
      </w:r>
      <w:r>
        <w:rPr>
          <w:lang w:val="en-US"/>
        </w:rPr>
        <w:fldChar w:fldCharType="separate"/>
      </w:r>
      <w:r>
        <w:t>Figure 1</w:t>
      </w:r>
      <w:r>
        <w:rPr>
          <w:lang w:val="en-US"/>
        </w:rPr>
        <w:fldChar w:fldCharType="end"/>
      </w:r>
      <w:r>
        <w:rPr>
          <w:lang w:val="en-US"/>
        </w:rPr>
        <w:t xml:space="preserve">a, Supplementary Tables </w:t>
      </w:r>
      <w:r>
        <w:rPr>
          <w:lang w:val="en-US"/>
        </w:rPr>
        <w:fldChar w:fldCharType="begin"/>
      </w:r>
      <w:r>
        <w:rPr>
          <w:lang w:val="en-US"/>
        </w:rPr>
        <w:instrText xml:space="preserve"> REF _Ref179913214 \h  \* MERGEFORMAT </w:instrText>
      </w:r>
      <w:r>
        <w:rPr>
          <w:lang w:val="en-US"/>
        </w:rPr>
      </w:r>
      <w:r>
        <w:rPr>
          <w:lang w:val="en-US"/>
        </w:rPr>
        <w:fldChar w:fldCharType="separate"/>
      </w:r>
      <w:r>
        <w:t>S2</w:t>
      </w:r>
      <w:r>
        <w:rPr>
          <w:lang w:val="en-US"/>
        </w:rPr>
        <w:fldChar w:fldCharType="end"/>
      </w:r>
      <w:r>
        <w:rPr>
          <w:lang w:val="en-US"/>
        </w:rPr>
        <w:t>-</w:t>
      </w:r>
      <w:r>
        <w:rPr>
          <w:lang w:val="en-US"/>
        </w:rPr>
        <w:fldChar w:fldCharType="begin"/>
      </w:r>
      <w:r>
        <w:rPr>
          <w:lang w:val="en-US"/>
        </w:rPr>
        <w:instrText xml:space="preserve"> REF _Ref166757883 \h  \* MERGEFORMAT </w:instrText>
      </w:r>
      <w:r>
        <w:rPr>
          <w:lang w:val="en-US"/>
        </w:rPr>
      </w:r>
      <w:r>
        <w:rPr>
          <w:lang w:val="en-US"/>
        </w:rPr>
        <w:fldChar w:fldCharType="separate"/>
      </w:r>
      <w:r>
        <w:t>S3</w:t>
      </w:r>
      <w:r>
        <w:rPr>
          <w:lang w:val="en-US"/>
        </w:rPr>
        <w:fldChar w:fldCharType="end"/>
      </w:r>
      <w:r>
        <w:rPr>
          <w:lang w:val="en-US"/>
        </w:rPr>
        <w:t xml:space="preserve">), will induce sign-consistent long-range correlations between causal variants as a function of their effects </w:t>
      </w:r>
      <w:r>
        <w:rPr>
          <w:lang w:val="en-US"/>
        </w:rPr>
        <w:fldChar w:fldCharType="begin"/>
      </w:r>
      <w:r>
        <w:rPr>
          <w:lang w:val="en-US"/>
        </w:rPr>
        <w:instrText xml:space="preserve"> ADDIN ZOTERO_ITEM CSL_CITATION {"citationID":"DXrGshui","properties":{"formattedCitation":"({\\i{}1}, {\\i{}2}, {\\i{}19}, {\\i{}28}, {\\i{}42}, {\\i{}43})","plainCitation":"(1, 2, 19, 28, 42, 43)","noteIndex":0},"citationItems":[{"id":"vvbWxtk6/M4KLfRVm","uris":["http://zotero.org/users/2951540/items/57JWWQIF"],"itemData":{"id":3169,"type":"article-journal","abstract":"The observation of genetic correlations between disparate human traits has been interpreted as evidence of widespread pleiotropy. Here, we introduce cross-trait assortative mating (xAM) as an alternative explanation. We observe that xAM affects many phenotypes and that phenotypic cross-mate correlation estimates are strongly associated with genetic correlation estimates (R2 = 74%). We demonstrate that existing xAM plausibly accounts for substantial fractions of genetic correlation estimates and that previously reported genetic correlation estimates between some pairs of psychiatric disorders are congruent with xAM alone. Finally, we provide evidence for a history of xAM at the genetic level using cross-trait even/odd chromosome polygenic score correlations. Together, our results demonstrate that previous reports have likely overestimated the true genetic similarity between many phenotypes.","container-title":"Science","DOI":"10/gsprmk","issue":"6621","note":"29 citations (Crossref) [2023-09-08]\npublisher: American Association for the Advancement of Science\nPMCID: PMC9901291","page":"754-761","source":"science.org (Atypon)","title":"Cross-trait assortative mating is widespread and inflates genetic correlation estimates","volume":"378","author":[{"family":"Border","given":"Richard"},{"family":"Athanasiadis","given":"Georgios"},{"family":"Buil","given":"Alfonso"},{"family":"Schork","given":"Andrew J."},{"family":"Cai","given":"Na"},{"family":"Young","given":"Alexander I."},{"family":"Werge","given":"Thomas"},{"family":"Flint","given":"Jonathan"},{"family":"Kendler","given":"Kenneth S."},{"family":"Sankararaman","given":"Sriram"},{"family":"Dahl","given":"Andy W."},{"family":"Zaitlen","given":"Noah A."}],"issued":{"date-parts":[["2022",11,18]]}}},{"id":584,"uris":["http://zotero.org/users/2951540/items/D5YE4YKW"],"itemData":{"id":584,"type":"article-journal","abstract":"Many traits are subject to assortative mating, with recent molecular genetic findings confirming longstanding theoretical predictions that assortative mating induces long range dependence across causal variants. However, all marker-based heritability estimators implicitly assume mating is random. We provide mathematical and simulation-based evidence demonstrating that both method-of-moments and likelihood-based estimators are biased in the presence of assortative mating and derive corrected heritability estimators for traits subject to assortment. Finally, we demonstrate that the empirical patterns of estimates across methods and sample sizes for real traits subject to assortative mating are congruent with expected assortative mating-induced biases. For example, marker-based heritability estimates for height are 14% – 23% higher than corrected estimates using UK Biobank data.","container-title":"Nature Communications","DOI":"10/gsprmd","ISSN":"2041-1723","issue":"1","journalAbbreviation":"Nat. Commun.","language":"en","license":"2022 The Author(s)","note":"21 citations (Crossref) [2023-09-08]\npublisher: Nature Publishing Group\nPMCID: PMC8814020\nRead_Status: Read\nRead_Status_Date: 2024-08-09T19:35:58.994Z","page":"660","source":"www.nature.com","title":"Assortative mating biases marker-based heritability estimators","volume":"13","author":[{"family":"Border","given":"Richard"},{"family":"O’Rourke","given":"Sean"},{"family":"Candia","given":"Teresa","non-dropping-particle":"de"},{"family":"Goddard","given":"Michael E."},{"family":"Visscher","given":"Peter M."},{"family":"Yengo","given":"Loic"},{"family":"Jones","given":"Matt"},{"family":"Keller","given":"Matthew C."}],"issued":{"date-parts":[["2022",2,3]]}}},{"id":219,"uris":["http://zotero.org/users/2951540/items/JMIIBVCF"],"itemData":{"id":219,"type":"article-journal","abstract":"A century after being predicted by theory, the authors detect and quantify the genomic signature of assortative mating in ~400,000 contemporary human genomes, and report new genetic evidence for assortative mating on height and educational attainment.","container-title":"Nature Human Behaviour","DOI":"10/jbt6","ISSN":"2397-3374","issue":"12","journalAbbreviation":"Nat. Hum. Behav.","language":"en","license":"2018 The Author(s), under exclusive licence to Springer Nature Limited","note":"82 citations (Crossref) [2023-09-08]\nCitation Key Alias: YengoImprint2018a","page":"948","source":"www.nature.com","title":"Imprint of assortative mating on the human genome","volume":"2","author":[{"family":"Yengo","given":"Loic"},{"family":"Robinson","given":"Matthew R."},{"family":"Keller","given":"Matthew C."},{"family":"Kemper","given":"Kathryn E."},{"family":"Yang","given":"Yuanhao"},{"family":"Trzaskowski","given":"Maciej"},{"family":"Gratten","given":"Jacob"},{"family":"Turley","given":"Patrick"},{"family":"Cesarini","given":"David"},{"family":"Benjamin","given":"Daniel J."},{"family":"Wray","given":"Naomi R."},{"family":"Goddard","given":"Michael E."},{"family":"Yang","given":"Jian"},{"family":"Visscher","given":"Peter M."}],"issued":{"date-parts":[["2018",12]]}}},{"id":653,"uris":["http://zotero.org/users/2951540/items/P9WM4UGN"],"itemData":{"id":653,"type":"article-journal","abstract":"Abstract: The equilibrium correlation between various close relatives is calculated for phenotypic assortative mating for a character determined by...","container-title":"Annals of Human Genetics","DOI":"10/frksb5","ISSN":"0003-4800","issue":"1","journalAbbreviation":"Ann. Hum. Genet.","language":"en","license":"http://onlinelibrary.wiley.com/termsAndConditions#vor","note":"PMID: 686681\nCitation Key Alias: NagylCorrelation1978a, NagylCorrelation1978b","page":"131-137","source":"europepmc.org","title":"The correlation between relatives with assortative mating.","volume":"42","author":[{"family":"Nagylaki","given":"T."}],"issued":{"date-parts":[["1978",7]]}}},{"id":74,"uris":["http://zotero.org/users/2951540/items/P4AHDLYN"],"itemData":{"id":74,"type":"article-journal","abstract":"Several attempts have already been made to interpret the well-established results of biometry in accordance with the Mendelian scheme of inheritance. It is here attempted to ascertain the biometrical properties of a population of a more general type than has hitherto been examined, inheritance in which follows this scheme. It is hoped that in this way it will be possible to make a more exact analysis of the causes of human variability. The great body of available statistics show us that the deviations of a human measurement from its mean follow very closely the Normal Law of Errors, and, therefore, that the variability may be uniformly measured by the standard deviation corresponding to the square root of the mean square error. When there are two independent causes of variability capable of producing in an otherwise uniform population distributions with standard deviations σ1 and σ2, it is found that the distribution, when both causes act together, has a standard deviation . It is therefore desirable in analysing the causes of variability to deal with the square of the standard deviation as the measure of variability. We shall term this quantity the Variance of the normal population to which it refers, and we may now ascribe to the constituent causes fractions or percentages of the total variance which they together produce. It is desirable on the one hand that the elementary ideas at the basis of the calculus of correlations should be clearly understood, and easily expressed in ordinary language, and on the other that loose phrases about the “percentage of causation,” which obscure the essential distinction between the individual and the population, should be carefully avoided.","container-title":"Earth and Environmental Science Transactions of the Royal Society of Edinburgh","DOI":"10/gf2bfm","ISSN":"2053-5945, 0080-4568","issue":"2","journalAbbreviation":"Earth Environ. Sci. Trans. R. Soc. Edinburgh","language":"en","license":"https://www.cambridge.org/core/terms","page":"399-433","source":"Cambridge Core","title":"The correlation between relatives on the supposition of mendelian inheritance.","volume":"52","author":[{"family":"Fisher","given":"R. A."}],"issued":{"date-parts":[["1919"]]}}},{"id":119,"uris":["http://zotero.org/users/2951540/items/C9UTVUAG"],"itemData":{"id":119,"type":"article-journal","container-title":"Eugenics Quarterly","ISSN":"0097-2762","issue":"2","journalAbbreviation":"Eugen. Quart.","language":"en","note":"PMID: 5702332","page":"85-97","source":"PubMed","title":"The effect of assortative mating on the genetic composition of a population","volume":"15","author":[{"family":"Crow","given":"J. F."},{"family":"Felsenstein","given":"J."}],"issued":{"date-parts":[["1968",6]]}}}],"schema":"https://github.com/citation-style-language/schema/raw/master/csl-citation.json"} </w:instrText>
      </w:r>
      <w:r>
        <w:rPr>
          <w:lang w:val="en-US"/>
        </w:rPr>
        <w:fldChar w:fldCharType="separate"/>
      </w:r>
      <w:r>
        <w:t>(</w:t>
      </w:r>
      <w:r>
        <w:rPr>
          <w:i/>
          <w:iCs/>
        </w:rPr>
        <w:t>1</w:t>
      </w:r>
      <w:r>
        <w:t xml:space="preserve">, </w:t>
      </w:r>
      <w:r>
        <w:rPr>
          <w:i/>
          <w:iCs/>
        </w:rPr>
        <w:t>2</w:t>
      </w:r>
      <w:r>
        <w:t xml:space="preserve">, </w:t>
      </w:r>
      <w:r>
        <w:rPr>
          <w:i/>
          <w:iCs/>
        </w:rPr>
        <w:t>19</w:t>
      </w:r>
      <w:r>
        <w:t xml:space="preserve">, </w:t>
      </w:r>
      <w:r>
        <w:rPr>
          <w:i/>
          <w:iCs/>
        </w:rPr>
        <w:t>28</w:t>
      </w:r>
      <w:r>
        <w:t xml:space="preserve">, </w:t>
      </w:r>
      <w:r>
        <w:rPr>
          <w:i/>
          <w:iCs/>
        </w:rPr>
        <w:t>42</w:t>
      </w:r>
      <w:r>
        <w:t xml:space="preserve">, </w:t>
      </w:r>
      <w:r>
        <w:rPr>
          <w:i/>
          <w:iCs/>
        </w:rPr>
        <w:t>43</w:t>
      </w:r>
      <w:r>
        <w:t>)</w:t>
      </w:r>
      <w:r>
        <w:rPr>
          <w:lang w:val="en-US"/>
        </w:rPr>
        <w:fldChar w:fldCharType="end"/>
      </w:r>
      <w:r>
        <w:rPr>
          <w:lang w:val="en-US"/>
        </w:rPr>
        <w:t xml:space="preserve">, and the presence of indirect genetic effects (e.g., environmentally-mediated influences of parental genotype on offspring phenotype) will induce sign-consistent gene-environment correlations </w:t>
      </w:r>
      <w:r>
        <w:rPr>
          <w:lang w:val="en-US"/>
        </w:rPr>
        <w:fldChar w:fldCharType="begin"/>
      </w:r>
      <w:r>
        <w:rPr>
          <w:lang w:val="en-US"/>
        </w:rPr>
        <w:instrText xml:space="preserve"> ADDIN ZOTERO_ITEM CSL_CITATION {"citationID":"9LWcVWMp","properties":{"formattedCitation":"({\\i{}5}, {\\i{}10})","plainCitation":"(5, 10)","noteIndex":0},"citationItems":[{"id":110,"uris":["http://zotero.org/users/2951540/items/X2WFYSRS"],"itemData":{"id":110,"type":"article-journal","abstract":"Genetic variants provide a nurturing environment\nGenetic variants in parents may affect the fitness of their offspring, even if the child does not carry the allele. This indirect effect is referred to as “genetic nurture.” Kong et al. used data from genome-wide association studies of educational attainment to construct polygenic scores for parents that only considered the nontransmitted alleles (see the Perspective by Koellinger and Harden). The findings suggest that genetic nurture is ultimately due to genetic variation in the population and is mediated by the environment that parents create for their children.\nScience, this issue p. 424; see also p. 386\nSequence variants in the parental genomes that are not transmitted to a child (the proband) are often ignored in genetic studies. Here we show that nontransmitted alleles can affect a child through their impacts on the parents and other relatives, a phenomenon we call “genetic nurture.” Using results from a meta-analysis of educational attainment, we find that the polygenic score computed for the nontransmitted alleles of 21,637 probands with at least one parent genotyped has an estimated effect on the educational attainment of the proband that is 29.9% (P = 1.6 × 10−14) of that of the transmitted polygenic score. Genetic nurturing effects of this polygenic score extend to other traits. Paternal and maternal polygenic scores have similar effects on educational attainment, but mothers contribute more than fathers to nutrition- and heath-related traits.\nBehavioral genetics can transmit an environmental effect from parents and other related caregivers to their children.\nBehavioral genetics can transmit an environmental effect from parents and other related caregivers to their children.","container-title":"Science","DOI":"10/gf92jk","ISSN":"0036-8075, 1095-9203","issue":"6374","journalAbbreviation":"Science","language":"en","license":"Copyright © 2018, The Authors, some rights reserved; exclusive licensee American Association for the Advancement of Science. No claim to original U.S. Government Works. http://www.sciencemag.org/about/science-licenses-journal-article-reuseThis is an article distributed under the terms of the Science Journals Default License.","note":"PMID: 29371463","page":"424-428","source":"science.sciencemag.org","title":"The nature of nurture: effects of parental genotypes","title-short":"The nature of nurture","volume":"359","author":[{"family":"Kong","given":"Augustine"},{"family":"Thorleifsson","given":"Gudmar"},{"family":"Frigge","given":"Michael L."},{"family":"Vilhjalmsson","given":"Bjarni J."},{"family":"Young","given":"Alexander I."},{"family":"Thorgeirsson","given":"Thorgeir E."},{"family":"Benonisdottir","given":"Stefania"},{"family":"Oddsson","given":"Asmundur"},{"family":"Halldorsson","given":"Bjarni V."},{"family":"Masson","given":"Gisli"},{"family":"Gudbjartsson","given":"Daniel F."},{"family":"Helgason","given":"Agnar"},{"family":"Bjornsdottir","given":"Gyda"},{"family":"Thorsteinsdottir","given":"Unnur"},{"family":"Stefansson","given":"Kari"}],"issued":{"date-parts":[["2018",1,26]]}}},{"id":995,"uris":["http://zotero.org/users/2951540/items/J5I6CJBW"],"itemData":{"id":995,"type":"article","abstract":"Both direct genetic effects (effects of alleles in an individual on that individual) and indirect genetic effects — effects of alleles in an individual (e.g. parents) on another individual (e.g. offspring) — can contribute to phenotypic variation and genotype-phenotype associations. Here, we consider a phenotype affected by direct and parental indirect genetic effects under assortative mating at equilibrium. We generalize classical theory to derive a decomposition of the equilibrium phenotypic variance in terms of direct and indirect genetic effect components. We extend this theory to show that popular methods for estimating indirect genetic effects or ‘genetic nurture’ through analysis of parental and offspring polygenic predictors (called polygenic indices or scores — PGIs or PGSs) are substantially biased by assortative mating. We propose an improved method for estimating indirect genetic effects while accounting for assortative mating that can also correct heritability estimates for bias due to assortative mating. We validate our method in simulations and apply it to PGIs for height and educational attainment (EA), estimating that the equilibrium heritability of height is 0.699 (S.E. = 0.075) and finding no evidence for indirect genetic effects on height. We estimate a very high correlation between parents’ underlying genetic components for EA, 0.755 (S.E. = 0.035), which is inconsistent with twin based estimates of the heritability of EA, possibly due to confounding in the EA PGI and/or in twin studies. We implement our method in the software package snipar, enabling researchers to apply the method to data including observed and/or imputed parental genotypes. We provide a theoretical framework for understanding the results of PGI analyses and a practical methodology for estimating heritability and indirect genetic effects while accounting for assortative mating.","DOI":"10.1101/2023.07.10.548458","language":"en","license":"© 2023, Posted by Cold Spring Harbor Laboratory. This pre-print is available under a Creative Commons License (Attribution 4.0 International), CC BY 4.0, as described at http://creativecommons.org/licenses/by/4.0/","note":"page: 2023.07.10.548458\nsection: New Results","publisher":"bioRxiv","source":"bioRxiv","title":"Estimation of indirect genetic effects and heritability under assortative mating","URL":"https://www.biorxiv.org/content/10.1101/2023.07.10.548458v1","author":[{"family":"Young","given":"Alexander Strudwick"}],"accessed":{"date-parts":[["2024",4,22]]},"issued":{"date-parts":[["2023",7,11]]}}}],"schema":"https://github.com/citation-style-language/schema/raw/master/csl-citation.json"} </w:instrText>
      </w:r>
      <w:r>
        <w:rPr>
          <w:lang w:val="en-US"/>
        </w:rPr>
        <w:fldChar w:fldCharType="separate"/>
      </w:r>
      <w:r>
        <w:t>(</w:t>
      </w:r>
      <w:r>
        <w:rPr>
          <w:i/>
          <w:iCs/>
        </w:rPr>
        <w:t>5</w:t>
      </w:r>
      <w:r>
        <w:t xml:space="preserve">, </w:t>
      </w:r>
      <w:r>
        <w:rPr>
          <w:i/>
          <w:iCs/>
        </w:rPr>
        <w:t>10</w:t>
      </w:r>
      <w:r>
        <w:t>)</w:t>
      </w:r>
      <w:r>
        <w:rPr>
          <w:lang w:val="en-US"/>
        </w:rPr>
        <w:fldChar w:fldCharType="end"/>
      </w:r>
      <w:r>
        <w:rPr>
          <w:lang w:val="en-US"/>
        </w:rPr>
        <w:t>. While either of these dynamics in isolation can lead to misleading results, we have demonstrated that, together, even weak xAM combined with weak multivariate vertical transmission — which induces indirect genetic effects — can lead to dramatic overestimates of genetic correlation (</w:t>
      </w:r>
      <w:r>
        <w:fldChar w:fldCharType="begin"/>
      </w:r>
      <w:r>
        <w:instrText xml:space="preserve"> REF _Ref164678126 \h  \* MERGEFORMAT </w:instrText>
      </w:r>
      <w:r>
        <w:fldChar w:fldCharType="separate"/>
      </w:r>
      <w:r>
        <w:t>Figure 3</w:t>
      </w:r>
      <w:r>
        <w:fldChar w:fldCharType="end"/>
      </w:r>
      <w:r>
        <w:t>c) as well as dramatically inflate GWAS false positive rates (</w:t>
      </w:r>
      <w:r>
        <w:fldChar w:fldCharType="begin"/>
      </w:r>
      <w:r>
        <w:instrText xml:space="preserve"> REF _Ref164678126 \h  \* MERGEFORMAT </w:instrText>
      </w:r>
      <w:r>
        <w:fldChar w:fldCharType="separate"/>
      </w:r>
      <w:r>
        <w:t>Figure 3</w:t>
      </w:r>
      <w:r>
        <w:fldChar w:fldCharType="end"/>
      </w:r>
      <w:r>
        <w:t>d). These biases can impact all estimators that treat genotypes as fixed or independent of other parameters (i.e., causal variant and environmentally mediated effects). This does not imply that all inferences based on these approaches are erroneous; for example, five generations 6-variate xAM without pleiotropy yield genetic correlation estimates for major depression and anxiety disorders roughly 25% as large as empirical estimates, implying there is substantial shared genetic signal beyond that attributable to xAM (</w:t>
      </w:r>
      <w:r>
        <w:fldChar w:fldCharType="begin"/>
      </w:r>
      <w:r>
        <w:instrText xml:space="preserve"> REF _Ref164348413 \h  \* MERGEFORMAT </w:instrText>
      </w:r>
      <w:r>
        <w:fldChar w:fldCharType="separate"/>
      </w:r>
      <w:r>
        <w:t>Figure 2</w:t>
      </w:r>
      <w:r>
        <w:fldChar w:fldCharType="end"/>
      </w:r>
      <w:r>
        <w:t>a/b). However, our results do imply that many estimates will be substantially biased and often misleading. For example, for attention-deficit hyperactivity disorder and bipolar disorders, three generations of xAM congruent with empirical mating patterns (and zero pleiotropy) yielded estimates on par with empirical estimates (</w:t>
      </w:r>
      <w:r>
        <w:fldChar w:fldCharType="begin"/>
      </w:r>
      <w:r>
        <w:instrText xml:space="preserve"> REF _Ref164348413 \h  \* MERGEFORMAT </w:instrText>
      </w:r>
      <w:r>
        <w:fldChar w:fldCharType="separate"/>
      </w:r>
      <w:r>
        <w:t>Figure 2</w:t>
      </w:r>
      <w:r>
        <w:fldChar w:fldCharType="end"/>
      </w:r>
      <w:r>
        <w:t>a/b). For many behavioral phenotypes, conventional estimates may be more misleading than informative.</w:t>
      </w:r>
    </w:p>
    <w:p w14:paraId="7443F383" w14:textId="77777777" w:rsidR="000A7E31" w:rsidRDefault="00000000">
      <w:pPr>
        <w:pStyle w:val="Heading2"/>
        <w:rPr>
          <w:lang w:val="en-US"/>
        </w:rPr>
      </w:pPr>
      <w:r>
        <w:rPr>
          <w:lang w:val="en-US"/>
        </w:rPr>
        <w:t>Ultra-large sample sizes present new challenges</w:t>
      </w:r>
    </w:p>
    <w:p w14:paraId="6DE1D768" w14:textId="77777777" w:rsidR="000A7E31" w:rsidRDefault="00000000">
      <w:r>
        <w:t xml:space="preserve">Since their inception, GWAS-focused ascertainment efforts have prioritized increasing sample sizes </w:t>
      </w:r>
      <w:r>
        <w:fldChar w:fldCharType="begin"/>
      </w:r>
      <w:r>
        <w:instrText xml:space="preserve"> ADDIN ZOTERO_ITEM CSL_CITATION {"citationID":"sd3L5Hrg","properties":{"formattedCitation":"({\\i{}44})","plainCitation":"(44)","noteIndex":0},"citationItems":[{"id":813,"uris":["http://zotero.org/users/2951540/items/HHSQGAMA"],"itemData":{"id":813,"type":"article-journal","abstract":"The identification of the genetic basis of complex human diseases such as schizophrenia and diabetes has proven difficult. In their Perspective, Risch and Merikangas propose that we can best accomplish this goal by combining the power of the human genome project with association studies, a method for determining the basis of a genetic disease.","container-title":"Science","DOI":"10/ffkw8b","ISSN":"0036-8075, 1095-9203","issue":"5281","journalAbbreviation":"Science","language":"en","note":"publisher: American Association for the Advancement of Science","page":"1516-1517","source":"science.org (Atypon)","title":"The future of genetic studies of complex human diseases","volume":"273","author":[{"family":"Risch","given":"Neil"},{"family":"Merikangas","given":"Kathleen"}],"issued":{"date-parts":[["1996",9,13]]}}}],"schema":"https://github.com/citation-style-language/schema/raw/master/csl-citation.json"} </w:instrText>
      </w:r>
      <w:r>
        <w:fldChar w:fldCharType="separate"/>
      </w:r>
      <w:r>
        <w:t>(</w:t>
      </w:r>
      <w:r>
        <w:rPr>
          <w:i/>
          <w:iCs/>
        </w:rPr>
        <w:t>44</w:t>
      </w:r>
      <w:r>
        <w:t>)</w:t>
      </w:r>
      <w:r>
        <w:fldChar w:fldCharType="end"/>
      </w:r>
      <w:r>
        <w:t xml:space="preserve"> because individual common variant effects are too small to be reliably detected until samples grow into the tens or hundreds of thousands. Moreover, large GWAS samples have enabled the field to progress beyond early candidate-gene research, which yielded numerous associations that later failed to replicate </w:t>
      </w:r>
      <w:r>
        <w:fldChar w:fldCharType="begin"/>
      </w:r>
      <w:r>
        <w:instrText xml:space="preserve"> ADDIN ZOTERO_ITEM CSL_CITATION {"citationID":"Ougo9AYe","properties":{"formattedCitation":"({\\i{}45}\\uc0\\u8211{}{\\i{}48})","plainCitation":"(45–48)","noteIndex":0},"citationItems":[{"id":177,"uris":["http://zotero.org/users/2951540/items/DBCEG5ZQ"],"itemData":{"id":177,"type":"article-journal","container-title":"Addiction","DOI":"10/dnr64r","ISSN":"1360-0443","issue":"9","journalAbbreviation":"Addiction","language":"en","page":"1439-1440","source":"Wiley Online Library","title":"Reliability and replicability of genetic association studies","volume":"104","author":[{"family":"Munafò","given":"Marcus R."}],"issued":{"date-parts":[["2009",9,1]]}}},{"id":929,"uris":["http://zotero.org/users/2951540/items/87WSFXYX"],"itemData":{"id":929,"type":"article-journal","abstract":"Objective:Interest in candidate gene and candidate gene-by-environment interaction hypotheses regarding major depressive disorder remains strong despite controversy surrounding the validity of previous findings. In response to this controversy, the present investigation empirically identified 18 candidate genes for depression that have been studied 10 or more times and examined evidence for their relevance to depression phenotypes.Methods:Utilizing data from large population-based and case-control samples (Ns ranging from 62,138 to 443,264 across subsamples), the authors conducted a series of preregistered analyses examining candidate gene polymorphism main effects, polymorphism-by-environment interactions, and gene-level effects across a number of operational definitions of depression (e.g., lifetime diagnosis, current severity, episode recurrence) and environmental moderators (e.g., sexual or physical abuse during childhood, socioeconomic adversity).Results:No clear evidence was found for any candidate gene polymorphism associations with depression phenotypes or any polymorphism-by-environment moderator effects. As a set, depression candidate genes were no more associated with depression phenotypes than noncandidate genes. The authors demonstrate that phenotypic measurement error is unlikely to account for these null findings.Conclusions:The study results do not support previous depression candidate gene findings, in which large genetic effects are frequently reported in samples orders of magnitude smaller than those examined here. Instead, the results suggest that early hypotheses about depression candidate genes were incorrect and that the large number of associations reported in the depression candidate gene literature are likely to be false positives.","container-title":"American Journal of Psychiatry","DOI":"10/gfwnhp","ISSN":"0002-953X","issue":"5","journalAbbreviation":"Am. J. Psychiat.","language":"en","note":"368 citations (Crossref) [2023-09-08]\nPMCID: PMC6548317\nRead_Status: Read\nRead_Status_Date: 2024-08-09T19:35:58.993Z","page":"appi.ajp.2018.18070881","source":"ajp.psychiatryonline.org (Atypon)","title":"No support for historical candidate gene or candidate gene-by-interaction hypotheses for major depression across multiple large samples","volume":"176","author":[{"family":"Border","given":"Richard"},{"family":"Johnson","given":"Emma C."},{"family":"Evans","given":"Luke M."},{"family":"Smolen","given":"Andrew"},{"family":"Berley","given":"Noah"},{"family":"Sullivan","given":"Patrick F."},{"family":"Keller","given":"Matthew C."}],"issued":{"date-parts":[["2019",3,8]]}}},{"id":3,"uris":["http://zotero.org/users/2951540/items/GTWTPHRQ"],"itemData":{"id":3,"type":"article-journal","abstract":"BACKGROUND: A recent analysis of 25 historical candidate gene polymorphisms for schizophrenia in the largest genome-wide association study conducted to date suggested that these commonly studied variants were no more associated with the disorder than would be expected by chance. However, the same study identified other variants within those candidate genes that demonstrated genome-wide significant associations with schizophrenia. As such, it is possible that variants within historic schizophrenia candidate genes are associated with schizophrenia at levels above those expected by chance, even if the most-studied specific polymorphisms are not.\nMETHODS: The present study used association statistics from the largest schizophrenia genome-wide association study conducted to date as input to a gene set analysis to investigate whether variants within schizophrenia candidate genes are enriched for association with schizophrenia.\nRESULTS: As a group, variants in the most-studied candidate genes were no more associated with schizophrenia than were variants in control sets of noncandidate genes. While a small subset of candidate genes did appear to be significantly associated with schizophrenia, these genes were not particularly noteworthy given the large number of more strongly associated noncandidate genes.\nCONCLUSIONS: The history of schizophrenia research should serve as a cautionary tale to candidate gene investigators examining other phenotypes: our findings indicate that the most investigated candidate gene hypotheses of schizophrenia are not well supported by genome-wide association studies, and it is likely that this will be the case for other complex traits as well.","container-title":"Biological Psychiatry","DOI":"10/gcf6vz","ISSN":"1873-2402","issue":"10","journalAbbreviation":"Biol. Psychiatry","language":"en","license":"https://www.elsevier.com/tdm/userlicense/1.0/","note":"108 citations (Crossref) [2023-09-08]\nPMID: 28823710\nPMCID: PMC5643230\nRead_Status: Read\nRead_Status_Date: 2024-08-09T19:35:58.994Z","page":"702-708","source":"PubMed","title":"No evidence that schizophrenia candidate genes are more associated with schizophrenia than non-candidate genes","volume":"82","author":[{"family":"Johnson","given":"Emma C."},{"family":"Border","given":"Richard"},{"family":"Melroy-Greif","given":"Whitney E."},{"family":"Leeuw","given":"Christiaan A.","non-dropping-particle":"de"},{"family":"Ehringer","given":"Marissa A."},{"family":"Keller","given":"Matthew C."}],"issued":{"date-parts":[["2017",7,13]]}}},{"id":347,"uris":["http://zotero.org/users/2951540/items/QK49PWUT"],"itemData":{"id":347,"type":"article-journal","abstract":"The hypothesis that the S allele of the 5-HTTLPR serotonin transporter promoter region is associated with increased risk of depression, but only in individuals exposed to stressful situations, has generated much interest, research and controversy since first proposed in 2003. Multiple meta-analyses combining results from heterogeneous analyses have not settled the issue. To determine the magnitude of the interaction and the conditions under which it might be observed, we performed new analyses on 31 data sets containing 38 802 European ancestry subjects genotyped for 5-HTTLPR and assessed for depression and childhood maltreatment or other stressful life events, and meta-analysed the results. Analyses targeted two stressors (narrow, broad) and two depression outcomes (current, lifetime). All groups that published on this topic prior to the initiation of our study and met the assessment and sample size criteria were invited to participate. Additional groups, identified by consortium members or self-identified in response to our protocol (published prior to the start of analysis) with qualifying unpublished data, were also invited to participate. A uniform data analysis script implementing the protocol was executed by each of the consortium members. Our findings do not support the interaction hypothesis. We found no subgroups or variable definitions for which an interaction between stress and 5-HTTLPR genotype was statistically significant. In contrast, our findings for the main effects of life stressors (strong risk factor) and 5-HTTLPR genotype (no impact on risk) are strikingly consistent across our contributing studies, the original study reporting the interaction and subsequent meta-analyses. Our conclusion is that if an interaction exists in which the S allele of 5-HTTLPR increases risk of depression only in stressed individuals, then it is not broadly generalisable, but must be of modest effect size and only observable in limited situations.","container-title":"Molecular Psychiatry","DOI":"10/f9zprm","ISSN":"1476-5578","issue":"1","journalAbbreviation":"Mol. Psychiatry","language":"en","license":"2017 Nature Publishing Group","note":"217 citations (Crossref) [2023-09-08]\nCitation Key Alias: culverhouse2018collaborative","page":"133-142","source":"www.nature.com","title":"Collaborative meta-analysis finds no evidence of a strong interaction between stress and 5-HTTLPR genotype contributing to the development of depression","volume":"23","author":[{"family":"Culverhouse","given":"R. C."},{"family":"Saccone","given":"N. L."},{"family":"Horton","given":"A. C."},{"family":"Ma","given":"Y."},{"family":"Anstey","given":"K. J."},{"family":"Banaschewski","given":"T."},{"family":"Burmeister","given":"M."},{"family":"Cohen-Woods","given":"S."},{"family":"Etain","given":"B."},{"family":"Fisher","given":"H. L."},{"family":"Goldman","given":"N."},{"family":"Guillaume","given":"S."},{"family":"Horwood","given":"J."},{"family":"Juhasz","given":"G."},{"family":"Lester","given":"K. J."},{"family":"Mandelli","given":"L."},{"family":"Middeldorp","given":"C. M."},{"family":"Olié","given":"E."},{"family":"Villafuerte","given":"S."},{"family":"Air","given":"T. M."},{"family":"Araya","given":"R."},{"family":"Bowes","given":"L."},{"family":"Burns","given":"R."},{"family":"Byrne","given":"E. M."},{"family":"Coffey","given":"C."},{"family":"Coventry","given":"W. L."},{"family":"Gawronski","given":"K. a. B."},{"family":"Glei","given":"D."},{"family":"Hatzimanolis","given":"A."},{"family":"Hottenga","given":"J.-J."},{"family":"Jaussent","given":"I."},{"family":"Jawahar","given":"C."},{"family":"Jennen-Steinmetz","given":"C."},{"family":"Kramer","given":"J. R."},{"family":"Lajnef","given":"M."},{"family":"Little","given":"K."},{"family":"Schwabedissen","given":"H. M.","dropping-particle":"zu"},{"family":"Nauck","given":"M."},{"family":"Nederhof","given":"E."},{"family":"Petschner","given":"P."},{"family":"Peyrot","given":"W. J."},{"family":"Schwahn","given":"C."},{"family":"Sinnamon","given":"G."},{"family":"Stacey","given":"D."},{"family":"Tian","given":"Y."},{"family":"Toben","given":"C."},{"family":"Auwera","given":"S. Van","dropping-particle":"der"},{"family":"Wainwright","given":"N."},{"family":"Wang","given":"J.-C."},{"family":"Willemsen","given":"G."},{"family":"Anderson","given":"I. M."},{"family":"Arolt","given":"V."},{"family":"Åslund","given":"C."},{"family":"Bagdy","given":"G."},{"family":"Baune","given":"B. T."},{"family":"Bellivier","given":"F."},{"family":"Boomsma","given":"D. I."},{"family":"Courtet","given":"P."},{"family":"Dannlowski","given":"U."},{"family":"Geus","given":"E. J. C.","dropping-particle":"de"},{"family":"Deakin","given":"J. F. W."},{"family":"Easteal","given":"S."},{"family":"Eley","given":"T."},{"family":"Fergusson","given":"D. M."},{"family":"Goate","given":"A. M."},{"family":"Gonda","given":"X."},{"family":"Grabe","given":"H. J."},{"family":"Holzman","given":"C."},{"family":"Johnson","given":"E. O."},{"family":"Kennedy","given":"M."},{"family":"Laucht","given":"M."},{"family":"Martin","given":"N. G."},{"family":"Munafò","given":"M. R."},{"family":"Nilsson","given":"K. W."},{"family":"Oldehinkel","given":"A. J."},{"family":"Olsson","given":"C. A."},{"family":"Ormel","given":"J."},{"family":"Otte","given":"C."},{"family":"Patton","given":"G. C."},{"family":"Penninx","given":"B. W. J. H."},{"family":"Ritchie","given":"K."},{"family":"Sarchiapone","given":"M."},{"family":"Scheid","given":"J. M."},{"family":"Serretti","given":"A."},{"family":"Smit","given":"J. H."},{"family":"Stefanis","given":"N. C."},{"family":"Surtees","given":"P. G."},{"family":"Völzke","given":"H."},{"family":"Weinstein","given":"M."},{"family":"Whooley","given":"M."},{"family":"Jr","given":"J. I. Nurnberger"},{"family":"Breslau","given":"N."},{"family":"Bierut","given":"L. J."}],"issued":{"date-parts":[["2018",1]]}}}],"schema":"https://github.com/citation-style-language/schema/raw/master/csl-citation.json"} </w:instrText>
      </w:r>
      <w:r>
        <w:fldChar w:fldCharType="separate"/>
      </w:r>
      <w:r>
        <w:t>(</w:t>
      </w:r>
      <w:r>
        <w:rPr>
          <w:i/>
          <w:iCs/>
        </w:rPr>
        <w:t>45</w:t>
      </w:r>
      <w:r>
        <w:t>–</w:t>
      </w:r>
      <w:r>
        <w:rPr>
          <w:i/>
          <w:iCs/>
        </w:rPr>
        <w:t>48</w:t>
      </w:r>
      <w:r>
        <w:t>)</w:t>
      </w:r>
      <w:r>
        <w:fldChar w:fldCharType="end"/>
      </w:r>
      <w:r>
        <w:t>. Our results, which demonstrate that (i) multivariate xAM is widespread (</w:t>
      </w:r>
      <w:r>
        <w:fldChar w:fldCharType="begin"/>
      </w:r>
      <w:r>
        <w:instrText xml:space="preserve"> REF _Ref164676801 \h  \* MERGEFORMAT </w:instrText>
      </w:r>
      <w:r>
        <w:fldChar w:fldCharType="separate"/>
      </w:r>
      <w:r>
        <w:t>Figure 1</w:t>
      </w:r>
      <w:r>
        <w:fldChar w:fldCharType="end"/>
      </w:r>
      <w:r>
        <w:t>a/b) and (ii) xAM-induced false positives increase not only with dimension but with sample size (</w:t>
      </w:r>
      <w:r>
        <w:fldChar w:fldCharType="begin"/>
      </w:r>
      <w:r>
        <w:instrText xml:space="preserve"> REF _Ref164676801 \h  \* MERGEFORMAT </w:instrText>
      </w:r>
      <w:r>
        <w:fldChar w:fldCharType="separate"/>
      </w:r>
      <w:r>
        <w:t>Figure 1</w:t>
      </w:r>
      <w:r>
        <w:fldChar w:fldCharType="end"/>
      </w:r>
      <w:r>
        <w:rPr>
          <w:lang w:val="en-US"/>
        </w:rPr>
        <w:t>f</w:t>
      </w:r>
      <w:r>
        <w:t xml:space="preserve">), complicate this narrative: </w:t>
      </w:r>
      <w:r>
        <w:rPr>
          <w:lang w:val="en-US"/>
        </w:rPr>
        <w:t xml:space="preserve">with the advent of multi-million participant GWAS datasets </w:t>
      </w:r>
      <w:r>
        <w:rPr>
          <w:lang w:val="en-US"/>
        </w:rPr>
        <w:fldChar w:fldCharType="begin"/>
      </w:r>
      <w:r>
        <w:rPr>
          <w:lang w:val="en-US"/>
        </w:rPr>
        <w:instrText xml:space="preserve"> ADDIN ZOTERO_ITEM CSL_CITATION {"citationID":"363436qK","properties":{"formattedCitation":"({\\i{}22}, {\\i{}49})","plainCitation":"(22, 49)","noteIndex":0},"citationItems":[{"id":4208,"uris":["http://zotero.org/users/2951540/items/T6UYHUNT"],"itemData":{"id":4208,"type":"article","abstract":"Genome-wide association studies (GWAS) have discovered thousands of replicable genetic associations, guiding drug target discovery and powering genetic prediction of human phenotypes and diseases. However, genetic associations can be affected by gene-environment correlations and non-random mating, which can lead to biased inferences in downstream analyses. Family-based GWAS (FGWAS) uses the natural experiment of random assignment of genotype within families to separate out the contribution of direct genetic effects (DGEs) — causal effects of alleles in an individual on an individual — from other factors contributing to genetic associations. Here, we report results from an FGWAS meta-analysis of 34 phenotypes from 17 cohorts. We found evidence that factors uncorrelated with DGEs make substantial contributions to genetic associations for 27 phenotypes, with population stratification confounding — a form of gene-environment correlation — likely the major cause. By estimating SNP heritability and genetic correlations using DGEs, we found evidence that assortative mating has led to overestimation of SNP heritability for 5 phenotypes and overestimation of the degree of shared genetic effects (pleiotropy) between 22 pairs of phenotypes. Polygenic predictors constructed from DGEs are particularly useful for studying natural selection, assortative mating, and indirect genetic effects (effects of relatives’ genes mediated through the family environment). We validate our meta-analysis results by predicting phenotypes in hold-out samples using polygenic predictors constructed from DGEs, achieving statistically significant out-of-sample prediction for 24 phenotypes with little attenuation of predictive power within-families. We provide FGWAS summary statistics for 34 phenotypes that can be used for downstream analyses. Our study provides both a template for performing FGWAS and an argument for its value for debiasing inferences and understanding the impact of environment and mating patterns.","DOI":"10.1101/2024.10.01.24314703","language":"en","license":"© 2024, Posted by Cold Spring Harbor Laboratory. This pre-print is available under a Creative Commons License (Attribution 4.0 International), CC BY 4.0, as described at http://creativecommons.org/licenses/by/4.0/","note":"page: 2024.10.01.24314703\nRead_Status: New\nRead_Status_Date: 2024-10-15T00:27:40.661Z","publisher":"medRxiv","source":"medRxiv","title":"Family-GWAS reveals effects of environment and mating on genetic associations","URL":"https://www.medrxiv.org/content/10.1101/2024.10.01.24314703v1","author":[{"family":"Tan","given":"Tammy"},{"family":"Jayashankar","given":"Hariharan"},{"family":"Guan","given":"Junming"},{"family":"Nehzati","given":"Seyed Moeen"},{"family":"Mir","given":"Mahdi"},{"family":"Bennett","given":"Michael"},{"family":"Agerbo","given":"Esben"},{"family":"Ahlskog","given":"Rafael"},{"family":"Anapaz","given":"Ville Pinto de Andrade"},{"family":"Åsvold","given":"Bjørn Olav"},{"family":"Benonisdottir","given":"Stefania"},{"family":"Bhatta","given":"Laxmi"},{"family":"Boomsma","given":"Dorret I."},{"family":"Brumpton","given":"Ben"},{"family":"Campbell","given":"Archie"},{"family":"Chabris","given":"Christopher F."},{"family":"Cheesman","given":"Rosa"},{"family":"Chen","given":"Zhengming"},{"family":"Group","given":"China Kadoorie Biobank Collaborative"},{"family":"Geus","given":"Eco","dropping-particle":"de"},{"family":"Ehli","given":"Erik A."},{"family":"Elnahas","given":"Abdelrahman G."},{"family":"Team","given":"Estonian Biobank Research"},{"family":"Finngen","given":""},{"family":"Ganna","given":"Andrea"},{"family":"Giannelis","given":"Alexandros"},{"family":"Hakaste","given":"Liisa"},{"family":"Hansen","given":"Ailin Falkmo"},{"family":"Havdahl","given":"Alexandra"},{"family":"Hayward","given":"Caroline"},{"family":"Hottenga","given":"Jouke-Jan"},{"family":"Houmark","given":"Mikkel Aagaard"},{"family":"Hveem","given":"Kristian"},{"family":"Kaprio","given":"Jaakko"},{"family":"Langhammer","given":"Arnulf"},{"family":"Latvala","given":"Antti"},{"family":"Lee","given":"James J."},{"family":"Lehtovirta","given":"Mikko"},{"family":"Li","given":"Liming"},{"family":"Study","given":"LifeLines Cohort"},{"family":"Lin","given":"Kuang"},{"family":"Linnér","given":"Richard Karlsson"},{"family":"Lombardi","given":"Stefano"},{"family":"Martin","given":"Nicholas G."},{"family":"McGue","given":"Matt"},{"family":"Medland","given":"Sarah E."},{"family":"Metspalu","given":"Andres"},{"family":"Mitchell","given":"Brittany L."},{"family":"Ni","given":"Guiyan"},{"family":"Nolte","given":"Ilja M."},{"family":"Oetjens","given":"Matthew T."},{"family":"Oskarsson","given":"Sven"},{"family":"Palviainen","given":"Teemu"},{"family":"Prasad","given":"Rashmi B."},{"family":"Reigo","given":"Anu"},{"family":"Reis","given":"Kadri"},{"family":"Sidorenko","given":"Julia"},{"family":"Silventoinen","given":"Karri"},{"family":"Snieder","given":"Harold"},{"family":"Tuomi","given":"Tiinamaija"},{"family":"Vilhjálmsson","given":"Bjarni J."},{"family":"Walters","given":"Robin G."},{"family":"Willoughby","given":"Emily A."},{"family":"Winsvold","given":"Bendik S."},{"family":"Ystrom","given":"Eivind"},{"family":"Flint","given":"Jonathan"},{"family":"Yengo","given":"Loic"},{"family":"Visscher","given":"Peter M."},{"family":"Kong","given":"Augustine"},{"family":"Tucker-Drob","given":"Elliot M."},{"family":"Border","given":"Richard"},{"family":"Cesarini","given":"David"},{"family":"Turley","given":"Patrick"},{"family":"Okbay","given":"Aysu"},{"family":"Benjamin","given":"Daniel J."},{"family":"Young","given":"Alexander Strudwick"}],"accessed":{"date-parts":[["2024",10,14]]},"issued":{"date-parts":[["2024",10,4]]}}},{"id":3411,"uris":["http://zotero.org/groups/5384820/items/9BT28SWK"],"itemData":{"id":3411,"type":"article-journal","abstract":"Common single-nucleotide polymorphisms (SNPs) are predicted to collectively explain 40-50% of phenotypic variation in human height, but identifying the specific variants and associated regions requires huge sample sizes1. Here, using data from a genome-wide association study of 5.4 million individuals of diverse ancestries, we show that 12,111 independent SNPs that are significantly associated with height account for nearly all of the common SNP-based heritability. These SNPs are clustered within 7,209 non-overlapping genomic segments with a mean size of around 90 kb, covering about 21% of the genome. The density of independent associations varies across the genome and the regions of increased density are enriched for biologically relevant genes. In out-of-sample estimation and prediction, the 12,111 SNPs (or all SNPs in the HapMap 3 panel2) account for 40% (45%) of phenotypic variance in populations of European ancestry but only around 10-20% (14-24%) in populations of other ancestries. Effect sizes, associated regions and gene prioritization are similar across ancestries, indicating that reduced prediction accuracy is likely to be explained by linkage disequilibrium and differences in allele frequency within associated regions. Finally, we show that the relevant biological pathways are detectable with smaller sample sizes than are needed to implicate causal genes and variants. Overall, this study provides a comprehensive map of specific genomic regions that contain the vast majority of common height-associated variants. Although this map is saturated for populations of European ancestry, further research is needed to achieve equivalent saturation in other ancestries.","container-title":"Nature","DOI":"10/gqz8jh","ISSN":"1476-4687","issue":"7933","journalAbbreviation":"Nature","language":"eng","note":"PMID: 36224396\nPMCID: PMC9605867","page":"704-712","source":"PubMed","title":"A saturated map of common genetic variants associated with human height","volume":"610","author":[{"family":"Yengo","given":"Loïc"},{"family":"Vedantam","given":"Sailaja"},{"family":"Marouli","given":"Eirini"},{"family":"Sidorenko","given":"Julia"},{"family":"Bartell","given":"Eric"},{"family":"Sakaue","given":"Saori"},{"family":"Graff","given":"Marielisa"},{"family":"Eliasen","given":"Anders U."},{"family":"Jiang","given":"Yunxuan"},{"family":"Raghavan","given":"Sridharan"},{"family":"Miao","given":"Jenkai"},{"family":"Arias","given":"Joshua D."},{"family":"Graham","given":"Sarah E."},{"family":"Mukamel","given":"Ronen E."},{"family":"Spracklen","given":"Cassandra N."},{"family":"Yin","given":"Xianyong"},{"family":"Chen","given":"Shyh-Huei"},{"family":"Ferreira","given":"Teresa"},{"family":"Highland","given":"Heather H."},{"family":"Ji","given":"Yingjie"},{"family":"Karaderi","given":"Tugce"},{"family":"Lin","given":"Kuang"},{"family":"Lüll","given":"Kreete"},{"family":"Malden","given":"Deborah E."},{"family":"Medina-Gomez","given":"Carolina"},{"family":"Machado","given":"Moara"},{"family":"Moore","given":"Amy"},{"family":"Rüeger","given":"Sina"},{"family":"Sim","given":"Xueling"},{"family":"Vrieze","given":"Scott"},{"family":"Ahluwalia","given":"Tarunveer S."},{"family":"Akiyama","given":"Masato"},{"family":"Allison","given":"Matthew A."},{"family":"Alvarez","given":"Marcus"},{"family":"Andersen","given":"Mette K."},{"family":"Ani","given":"Alireza"},{"family":"Appadurai","given":"Vivek"},{"family":"Arbeeva","given":"Liubov"},{"family":"Bhaskar","given":"Seema"},{"family":"Bielak","given":"Lawrence F."},{"family":"Bollepalli","given":"Sailalitha"},{"family":"Bonnycastle","given":"Lori L."},{"family":"Bork-Jensen","given":"Jette"},{"family":"Bradfield","given":"Jonathan P."},{"family":"Bradford","given":"Yuki"},{"family":"Braund","given":"Peter S."},{"family":"Brody","given":"Jennifer A."},{"family":"Burgdorf","given":"Kristoffer S."},{"family":"Cade","given":"Brian E."},{"family":"Cai","given":"Hui"},{"family":"Cai","given":"Qiuyin"},{"family":"Campbell","given":"Archie"},{"family":"Cañadas-Garre","given":"Marisa"},{"family":"Catamo","given":"Eulalia"},{"family":"Chai","given":"Jin-Fang"},{"family":"Chai","given":"Xiaoran"},{"family":"Chang","given":"Li-Ching"},{"family":"Chang","given":"Yi-Cheng"},{"family":"Chen","given":"Chien-Hsiun"},{"family":"Chesi","given":"Alessandra"},{"family":"Choi","given":"Seung Hoan"},{"family":"Chung","given":"Ren-Hua"},{"family":"Cocca","given":"Massimiliano"},{"family":"Concas","given":"Maria Pina"},{"family":"Couture","given":"Christian"},{"family":"Cuellar-Partida","given":"Gabriel"},{"family":"Danning","given":"Rebecca"},{"family":"Daw","given":"E. Warwick"},{"family":"Degenhard","given":"Frauke"},{"family":"Delgado","given":"Graciela E."},{"family":"Delitala","given":"Alessandro"},{"family":"Demirkan","given":"Ayse"},{"family":"Deng","given":"Xuan"},{"family":"Devineni","given":"Poornima"},{"family":"Dietl","given":"Alexander"},{"family":"Dimitriou","given":"Maria"},{"family":"Dimitrov","given":"Latchezar"},{"family":"Dorajoo","given":"Rajkumar"},{"family":"Ekici","given":"Arif B."},{"family":"Engmann","given":"Jorgen E."},{"family":"Fairhurst-Hunter","given":"Zammy"},{"family":"Farmaki","given":"Aliki-Eleni"},{"family":"Faul","given":"Jessica D."},{"family":"Fernandez-Lopez","given":"Juan-Carlos"},{"family":"Forer","given":"Lukas"},{"family":"Francescatto","given":"Margherita"},{"family":"Freitag-Wolf","given":"Sandra"},{"family":"Fuchsberger","given":"Christian"},{"family":"Galesloot","given":"Tessel E."},{"family":"Gao","given":"Yan"},{"family":"Gao","given":"Zishan"},{"family":"Geller","given":"Frank"},{"family":"Giannakopoulou","given":"Olga"},{"family":"Giulianini","given":"Franco"},{"family":"Gjesing","given":"Anette P."},{"family":"Goel","given":"Anuj"},{"family":"Gordon","given":"Scott D."},{"family":"Gorski","given":"Mathias"},{"family":"Grove","given":"Jakob"},{"family":"Guo","given":"Xiuqing"},{"family":"Gustafsson","given":"Stefan"},{"family":"Haessler","given":"Jeffrey"},{"family":"Hansen","given":"Thomas F."},{"family":"Havulinna","given":"Aki S."},{"family":"Haworth","given":"Simon J."},{"family":"He","given":"Jing"},{"family":"Heard-Costa","given":"Nancy"},{"family":"Hebbar","given":"Prashantha"},{"family":"Hindy","given":"George"},{"family":"Ho","given":"Yuk-Lam A."},{"family":"Hofer","given":"Edith"},{"family":"Holliday","given":"Elizabeth"},{"family":"Horn","given":"Katrin"},{"family":"Hornsby","given":"Whitney E."},{"family":"Hottenga","given":"Jouke-Jan"},{"family":"Huang","given":"Hongyan"},{"family":"Huang","given":"Jie"},{"family":"Huerta-Chagoya","given":"Alicia"},{"family":"Huffman","given":"Jennifer E."},{"family":"Hung","given":"Yi-Jen"},{"family":"Huo","given":"Shaofeng"},{"family":"Hwang","given":"Mi Yeong"},{"family":"Iha","given":"Hiroyuki"},{"family":"Ikeda","given":"Daisuke D."},{"family":"Isono","given":"Masato"},{"family":"Jackson","given":"Anne U."},{"family":"Jäger","given":"Susanne"},{"family":"Jansen","given":"Iris E."},{"family":"Johansson","given":"Ingegerd"},{"family":"Jonas","given":"Jost B."},{"family":"Jonsson","given":"Anna"},{"family":"Jørgensen","given":"Torben"},{"family":"Kalafati","given":"Ioanna-Panagiota"},{"family":"Kanai","given":"Masahiro"},{"family":"Kanoni","given":"Stavroula"},{"family":"Kårhus","given":"Line L."},{"family":"Kasturiratne","given":"Anuradhani"},{"family":"Katsuya","given":"Tomohiro"},{"family":"Kawaguchi","given":"Takahisa"},{"family":"Kember","given":"Rachel L."},{"family":"Kentistou","given":"Katherine A."},{"family":"Kim","given":"Han-Na"},{"family":"Kim","given":"Young Jin"},{"family":"Kleber","given":"Marcus E."},{"family":"Knol","given":"Maria J."},{"family":"Kurbasic","given":"Azra"},{"family":"Lauzon","given":"Marie"},{"family":"Le","given":"Phuong"},{"family":"Lea","given":"Rodney"},{"family":"Lee","given":"Jong-Young"},{"family":"Leonard","given":"Hampton L."},{"family":"Li","given":"Shengchao A."},{"family":"Li","given":"Xiaohui"},{"family":"Li","given":"Xiaoyin"},{"family":"Liang","given":"Jingjing"},{"family":"Lin","given":"Honghuang"},{"family":"Lin","given":"Shih-Yi"},{"family":"Liu","given":"Jun"},{"family":"Liu","given":"Xueping"},{"family":"Lo","given":"Ken Sin"},{"family":"Long","given":"Jirong"},{"family":"Lores-Motta","given":"Laura"},{"family":"Luan","given":"Jian'an"},{"family":"Lyssenko","given":"Valeriya"},{"family":"Lyytikäinen","given":"Leo-Pekka"},{"family":"Mahajan","given":"Anubha"},{"family":"Mamakou","given":"Vasiliki"},{"family":"Mangino","given":"Massimo"},{"family":"Manichaikul","given":"Ani"},{"family":"Marten","given":"Jonathan"},{"family":"Mattheisen","given":"Manuel"},{"family":"Mavarani","given":"Laven"},{"family":"McDaid","given":"Aaron F."},{"family":"Meidtner","given":"Karina"},{"family":"Melendez","given":"Tori L."},{"family":"Mercader","given":"Josep M."},{"family":"Milaneschi","given":"Yuri"},{"family":"Miller","given":"Jason E."},{"family":"Millwood","given":"Iona Y."},{"family":"Mishra","given":"Pashupati P."},{"family":"Mitchell","given":"Ruth E."},{"family":"Møllehave","given":"Line T."},{"family":"Morgan","given":"Anna"},{"family":"Mucha","given":"Soeren"},{"family":"Munz","given":"Matthias"},{"family":"Nakatochi","given":"Masahiro"},{"family":"Nelson","given":"Christopher P."},{"family":"Nethander","given":"Maria"},{"family":"Nho","given":"Chu Won"},{"family":"Nielsen","given":"Aneta A."},{"family":"Nolte","given":"Ilja M."},{"family":"Nongmaithem","given":"Suraj S."},{"family":"Noordam","given":"Raymond"},{"family":"Ntalla","given":"Ioanna"},{"family":"Nutile","given":"Teresa"},{"family":"Pandit","given":"Anita"},{"family":"Christofidou","given":"Paraskevi"},{"family":"Pärna","given":"Katri"},{"family":"Pauper","given":"Marc"},{"family":"Petersen","given":"Eva R. B."},{"family":"Petersen","given":"Liselotte V."},{"family":"Pitkänen","given":"Niina"},{"family":"Polašek","given":"Ozren"},{"family":"Poveda","given":"Alaitz"},{"family":"Preuss","given":"Michael H."},{"family":"Pyarajan","given":"Saiju"},{"family":"Raffield","given":"Laura M."},{"family":"Rakugi","given":"Hiromi"},{"family":"Ramirez","given":"Julia"},{"family":"Rasheed","given":"Asif"},{"family":"Raven","given":"Dennis"},{"family":"Rayner","given":"Nigel W."},{"family":"Riveros","given":"Carlos"},{"family":"Rohde","given":"Rebecca"},{"family":"Ruggiero","given":"Daniela"},{"family":"Ruotsalainen","given":"Sanni E."},{"family":"Ryan","given":"Kathleen A."},{"family":"Sabater-Lleal","given":"Maria"},{"family":"Saxena","given":"Richa"},{"family":"Scholz","given":"Markus"},{"family":"Sendamarai","given":"Anoop"},{"family":"Shen","given":"Botong"},{"family":"Shi","given":"Jingchunzi"},{"family":"Shin","given":"Jae Hun"},{"family":"Sidore","given":"Carlo"},{"family":"Sitlani","given":"Colleen M."},{"family":"Slieker","given":"Roderick C."},{"family":"Smit","given":"Roelof A. J."},{"family":"Smith","given":"Albert V."},{"family":"Smith","given":"Jennifer A."},{"family":"Smyth","given":"Laura J."},{"family":"Southam","given":"Lorraine"},{"family":"Steinthorsdottir","given":"Valgerdur"},{"family":"Sun","given":"Liang"},{"family":"Takeuchi","given":"Fumihiko"},{"family":"Tallapragada","given":"Divya Sri Priyanka"},{"family":"Taylor","given":"Kent D."},{"family":"Tayo","given":"Bamidele O."},{"family":"Tcheandjieu","given":"Catherine"},{"family":"Terzikhan","given":"Natalie"},{"family":"Tesolin","given":"Paola"},{"family":"Teumer","given":"Alexander"},{"family":"Theusch","given":"Elizabeth"},{"family":"Thompson","given":"Deborah J."},{"family":"Thorleifsson","given":"Gudmar"},{"family":"Timmers","given":"Paul R. H. J."},{"family":"Trompet","given":"Stella"},{"family":"Turman","given":"Constance"},{"family":"Vaccargiu","given":"Simona"},{"family":"Laan","given":"Sander W.","non-dropping-particle":"van der"},{"family":"Most","given":"Peter J.","non-dropping-particle":"van der"},{"family":"Klinken","given":"Jan B.","non-dropping-particle":"van"},{"family":"Setten","given":"Jessica","non-dropping-particle":"van"},{"family":"Verma","given":"Shefali S."},{"family":"Verweij","given":"Niek"},{"family":"Veturi","given":"Yogasudha"},{"family":"Wang","given":"Carol A."},{"family":"Wang","given":"Chaolong"},{"family":"Wang","given":"Lihua"},{"family":"Wang","given":"Zhe"},{"family":"Warren","given":"Helen R."},{"family":"Bin Wei","given":"Wen"},{"family":"Wickremasinghe","given":"Ananda R."},{"family":"Wielscher","given":"Matthias"},{"family":"Wiggins","given":"Kerri L."},{"family":"Winsvold","given":"Bendik S."},{"family":"Wong","given":"Andrew"},{"family":"Wu","given":"Yang"},{"family":"Wuttke","given":"Matthias"},{"family":"Xia","given":"Rui"},{"family":"Xie","given":"Tian"},{"family":"Yamamoto","given":"Ken"},{"family":"Yang","given":"Jingyun"},{"family":"Yao","given":"Jie"},{"family":"Young","given":"Hannah"},{"family":"Yousri","given":"Noha A."},{"family":"Yu","given":"Lei"},{"family":"Zeng","given":"Lingyao"},{"family":"Zhang","given":"Weihua"},{"family":"Zhang","given":"Xinyuan"},{"family":"Zhao","given":"Jing-Hua"},{"family":"Zhao","given":"Wei"},{"family":"Zhou","given":"Wei"},{"family":"Zimmermann","given":"Martina E."},{"family":"Zoledziewska","given":"Magdalena"},{"family":"Adair","given":"Linda S."},{"family":"Adams","given":"Hieab H. H."},{"family":"Aguilar-Salinas","given":"Carlos A."},{"family":"Al-Mulla","given":"Fahd"},{"family":"Arnett","given":"Donna K."},{"family":"Asselbergs","given":"Folkert W."},{"family":"Åsvold","given":"Bjørn Olav"},{"family":"Attia","given":"John"},{"family":"Banas","given":"Bernhard"},{"family":"Bandinelli","given":"Stefania"},{"family":"Bennett","given":"David A."},{"family":"Bergler","given":"Tobias"},{"family":"Bharadwaj","given":"Dwaipayan"},{"family":"Biino","given":"Ginevra"},{"family":"Bisgaard","given":"Hans"},{"family":"Boerwinkle","given":"Eric"},{"family":"Böger","given":"Carsten A."},{"family":"Bønnelykke","given":"Klaus"},{"family":"Boomsma","given":"Dorret I."},{"family":"Børglum","given":"Anders D."},{"family":"Borja","given":"Judith B."},{"family":"Bouchard","given":"Claude"},{"family":"Bowden","given":"Donald W."},{"family":"Brandslund","given":"Ivan"},{"family":"Brumpton","given":"Ben"},{"family":"Buring","given":"Julie E."},{"family":"Caulfield","given":"Mark J."},{"family":"Chambers","given":"John C."},{"family":"Chandak","given":"Giriraj R."},{"family":"Chanock","given":"Stephen J."},{"family":"Chaturvedi","given":"Nish"},{"family":"Chen","given":"Yii-Der Ida"},{"family":"Chen","given":"Zhengming"},{"family":"Cheng","given":"Ching-Yu"},{"family":"Christophersen","given":"Ingrid E."},{"family":"Ciullo","given":"Marina"},{"family":"Cole","given":"John W."},{"family":"Collins","given":"Francis S."},{"family":"Cooper","given":"Richard S."},{"family":"Cruz","given":"Miguel"},{"family":"Cucca","given":"Francesco"},{"family":"Cupples","given":"L. Adrienne"},{"family":"Cutler","given":"Michael J."},{"family":"Damrauer","given":"Scott M."},{"family":"Dantoft","given":"Thomas M."},{"family":"Borst","given":"Gert J.","non-dropping-particle":"de"},{"family":"Groot","given":"Lisette C. P. G. M.","non-dropping-particle":"de"},{"family":"De Jager","given":"Philip L."},{"family":"Kleijn","given":"Dominique P. V.","non-dropping-particle":"de"},{"family":"Janaka de Silva","given":"H."},{"family":"Dedoussis","given":"George V."},{"family":"Hollander","given":"Anneke I.","non-dropping-particle":"den"},{"family":"Du","given":"Shufa"},{"family":"Easton","given":"Douglas F."},{"family":"Elders","given":"Petra J. M."},{"family":"Eliassen","given":"A. Heather"},{"family":"Ellinor","given":"Patrick T."},{"family":"Elmståhl","given":"Sölve"},{"family":"Erdmann","given":"Jeanette"},{"family":"Evans","given":"Michele K."},{"family":"Fatkin","given":"Diane"},{"family":"Feenstra","given":"Bjarke"},{"family":"Feitosa","given":"Mary F."},{"family":"Ferrucci","given":"Luigi"},{"family":"Ford","given":"Ian"},{"family":"Fornage","given":"Myriam"},{"family":"Franke","given":"Andre"},{"family":"Franks","given":"Paul W."},{"family":"Freedman","given":"Barry I."},{"family":"Gasparini","given":"Paolo"},{"family":"Gieger","given":"Christian"},{"family":"Girotto","given":"Giorgia"},{"family":"Goddard","given":"Michael E."},{"family":"Golightly","given":"Yvonne M."},{"family":"Gonzalez-Villalpando","given":"Clicerio"},{"family":"Gordon-Larsen","given":"Penny"},{"family":"Grallert","given":"Harald"},{"family":"Grant","given":"Struan F. A."},{"family":"Grarup","given":"Niels"},{"family":"Griffiths","given":"Lyn"},{"family":"Gudnason","given":"Vilmundur"},{"family":"Haiman","given":"Christopher"},{"family":"Hakonarson","given":"Hakon"},{"family":"Hansen","given":"Torben"},{"family":"Hartman","given":"Catharina A."},{"family":"Hattersley","given":"Andrew T."},{"family":"Hayward","given":"Caroline"},{"family":"Heckbert","given":"Susan R."},{"family":"Heng","given":"Chew-Kiat"},{"family":"Hengstenberg","given":"Christian"},{"family":"Hewitt","given":"Alex W."},{"family":"Hishigaki","given":"Haretsugu"},{"family":"Hoyng","given":"Carel B."},{"family":"Huang","given":"Paul L."},{"family":"Huang","given":"Wei"},{"family":"Hunt","given":"Steven C."},{"family":"Hveem","given":"Kristian"},{"family":"Hyppönen","given":"Elina"},{"family":"Iacono","given":"William G."},{"family":"Ichihara","given":"Sahoko"},{"family":"Ikram","given":"M. Arfan"},{"family":"Isasi","given":"Carmen R."},{"family":"Jackson","given":"Rebecca D."},{"family":"Jarvelin","given":"Marjo-Riitta"},{"family":"Jin","given":"Zi-Bing"},{"family":"Jöckel","given":"Karl-Heinz"},{"family":"Joshi","given":"Peter K."},{"family":"Jousilahti","given":"Pekka"},{"family":"Jukema","given":"J. Wouter"},{"family":"Kähönen","given":"Mika"},{"family":"Kamatani","given":"Yoichiro"},{"family":"Kang","given":"Kui Dong"},{"family":"Kaprio","given":"Jaakko"},{"family":"Kardia","given":"Sharon L. R."},{"family":"Karpe","given":"Fredrik"},{"family":"Kato","given":"Norihiro"},{"family":"Kee","given":"Frank"},{"family":"Kessler","given":"Thorsten"},{"family":"Khera","given":"Amit V."},{"family":"Khor","given":"Chiea Chuen"},{"family":"Kiemeney","given":"Lambertus A. L. M."},{"family":"Kim","given":"Bong-Jo"},{"family":"Kim","given":"Eung Kweon"},{"family":"Kim","given":"Hyung-Lae"},{"family":"Kirchhof","given":"Paulus"},{"family":"Kivimaki","given":"Mika"},{"family":"Koh","given":"Woon-Puay"},{"family":"Koistinen","given":"Heikki A."},{"family":"Kolovou","given":"Genovefa D."},{"family":"Kooner","given":"Jaspal S."},{"family":"Kooperberg","given":"Charles"},{"family":"Köttgen","given":"Anna"},{"family":"Kovacs","given":"Peter"},{"family":"Kraaijeveld","given":"Adriaan"},{"family":"Kraft","given":"Peter"},{"family":"Krauss","given":"Ronald M."},{"family":"Kumari","given":"Meena"},{"family":"Kutalik","given":"Zoltan"},{"family":"Laakso","given":"Markku"},{"family":"Lange","given":"Leslie A."},{"family":"Langenberg","given":"Claudia"},{"family":"Launer","given":"Lenore J."},{"family":"Le Marchand","given":"Loic"},{"family":"Lee","given":"Hyejin"},{"family":"Lee","given":"Nanette R."},{"family":"Lehtimäki","given":"Terho"},{"family":"Li","given":"Huaixing"},{"family":"Li","given":"Liming"},{"family":"Lieb","given":"Wolfgang"},{"family":"Lin","given":"Xu"},{"family":"Lind","given":"Lars"},{"family":"Linneberg","given":"Allan"},{"family":"Liu","given":"Ching-Ti"},{"family":"Liu","given":"Jianjun"},{"family":"Loeffler","given":"Markus"},{"family":"London","given":"Barry"},{"family":"Lubitz","given":"Steven A."},{"family":"Lye","given":"Stephen J."},{"family":"Mackey","given":"David A."},{"family":"Mägi","given":"Reedik"},{"family":"Magnusson","given":"Patrik K. E."},{"family":"Marcus","given":"Gregory M."},{"family":"Vidal","given":"Pedro Marques"},{"family":"Martin","given":"Nicholas G."},{"family":"März","given":"Winfried"},{"family":"Matsuda","given":"Fumihiko"},{"family":"McGarrah","given":"Robert W."},{"family":"McGue","given":"Matt"},{"family":"McKnight","given":"Amy Jayne"},{"family":"Medland","given":"Sarah E."},{"family":"Mellström","given":"Dan"},{"family":"Metspalu","given":"Andres"},{"family":"Mitchell","given":"Braxton D."},{"family":"Mitchell","given":"Paul"},{"family":"Mook-Kanamori","given":"Dennis O."},{"family":"Morris","given":"Andrew D."},{"family":"Mucci","given":"Lorelei A."},{"family":"Munroe","given":"Patricia B."},{"family":"Nalls","given":"Mike A."},{"family":"Nazarian","given":"Saman"},{"family":"Nelson","given":"Amanda E."},{"family":"Neville","given":"Matt J."},{"family":"Newton-Cheh","given":"Christopher"},{"family":"Nielsen","given":"Christopher S."},{"family":"Nöthen","given":"Markus M."},{"family":"Ohlsson","given":"Claes"},{"family":"Oldehinkel","given":"Albertine J."},{"family":"Orozco","given":"Lorena"},{"family":"Pahkala","given":"Katja"},{"family":"Pajukanta","given":"Päivi"},{"family":"Palmer","given":"Colin N. A."},{"family":"Parra","given":"Esteban J."},{"family":"Pattaro","given":"Cristian"},{"family":"Pedersen","given":"Oluf"},{"family":"Pennell","given":"Craig E."},{"family":"Penninx","given":"Brenda W. J. H."},{"family":"Perusse","given":"Louis"},{"family":"Peters","given":"Annette"},{"family":"Peyser","given":"Patricia A."},{"family":"Porteous","given":"David J."},{"family":"Posthuma","given":"Danielle"},{"family":"Power","given":"Chris"},{"family":"Pramstaller","given":"Peter P."},{"family":"Province","given":"Michael A."},{"family":"Qi","given":"Qibin"},{"family":"Qu","given":"Jia"},{"family":"Rader","given":"Daniel J."},{"family":"Raitakari","given":"Olli T."},{"family":"Ralhan","given":"Sarju"},{"family":"Rallidis","given":"Loukianos S."},{"family":"Rao","given":"Dabeeru C."},{"family":"Redline","given":"Susan"},{"family":"Reilly","given":"Dermot F."},{"family":"Reiner","given":"Alexander P."},{"family":"Rhee","given":"Sang Youl"},{"family":"Ridker","given":"Paul M."},{"family":"Rienstra","given":"Michiel"},{"family":"Ripatti","given":"Samuli"},{"family":"Ritchie","given":"Marylyn D."},{"family":"Roden","given":"Dan M."},{"family":"Rosendaal","given":"Frits R."},{"family":"Rotter","given":"Jerome I."},{"family":"Rudan","given":"Igor"},{"family":"Rutters","given":"Femke"},{"family":"Sabanayagam","given":"Charumathi"},{"family":"Saleheen","given":"Danish"},{"family":"Salomaa","given":"Veikko"},{"family":"Samani","given":"Nilesh J."},{"family":"Sanghera","given":"Dharambir K."},{"family":"Sattar","given":"Naveed"},{"family":"Schmidt","given":"Börge"},{"family":"Schmidt","given":"Helena"},{"family":"Schmidt","given":"Reinhold"},{"family":"Schulze","given":"Matthias B."},{"family":"Schunkert","given":"Heribert"},{"family":"Scott","given":"Laura J."},{"family":"Scott","given":"Rodney J."},{"family":"Sever","given":"Peter"},{"family":"Shiroma","given":"Eric J."},{"family":"Shoemaker","given":"M. Benjamin"},{"family":"Shu","given":"Xiao-Ou"},{"family":"Simonsick","given":"Eleanor M."},{"family":"Sims","given":"Mario"},{"family":"Singh","given":"Jai Rup"},{"family":"Singleton","given":"Andrew B."},{"family":"Sinner","given":"Moritz F."},{"family":"Smith","given":"J. Gustav"},{"family":"Snieder","given":"Harold"},{"family":"Spector","given":"Tim D."},{"family":"Stampfer","given":"Meir J."},{"family":"Stark","given":"Klaus J."},{"family":"Strachan","given":"David P."},{"family":"Hart","given":"Leen M.","non-dropping-particle":"'t"},{"family":"Tabara","given":"Yasuharu"},{"family":"Tang","given":"Hua"},{"family":"Tardif","given":"Jean-Claude"},{"family":"Thanaraj","given":"Thangavel A."},{"family":"Timpson","given":"Nicholas J."},{"family":"Tönjes","given":"Anke"},{"family":"Tremblay","given":"Angelo"},{"family":"Tuomi","given":"Tiinamaija"},{"family":"Tuomilehto","given":"Jaakko"},{"family":"Tusié-Luna","given":"Maria-Teresa"},{"family":"Uitterlinden","given":"Andre G."},{"family":"Dam","given":"Rob M.","non-dropping-particle":"van"},{"family":"Harst","given":"Pim","non-dropping-particle":"van der"},{"family":"Van der Velde","given":"Nathalie"},{"family":"Duijn","given":"Cornelia M.","non-dropping-particle":"van"},{"family":"Schoor","given":"Natasja M.","non-dropping-particle":"van"},{"family":"Vitart","given":"Veronique"},{"family":"Völker","given":"Uwe"},{"family":"Vollenweider","given":"Peter"},{"family":"Völzke","given":"Henry"},{"family":"Wacher-Rodarte","given":"Niels H."},{"family":"Walker","given":"Mark"},{"family":"Wang","given":"Ya Xing"},{"family":"Wareham","given":"Nicholas J."},{"family":"Watanabe","given":"Richard M."},{"family":"Watkins","given":"Hugh"},{"family":"Weir","given":"David R."},{"family":"Werge","given":"Thomas M."},{"family":"Widen","given":"Elisabeth"},{"family":"Wilkens","given":"Lynne R."},{"family":"Willemsen","given":"Gonneke"},{"family":"Willett","given":"Walter C."},{"family":"Wilson","given":"James F."},{"family":"Wong","given":"Tien-Yin"},{"family":"Woo","given":"Jeong-Taek"},{"family":"Wright","given":"Alan F."},{"family":"Wu","given":"Jer-Yuarn"},{"family":"Xu","given":"Huichun"},{"family":"Yajnik","given":"Chittaranjan S."},{"family":"Yokota","given":"Mitsuhiro"},{"family":"Yuan","given":"Jian-Min"},{"family":"Zeggini","given":"Eleftheria"},{"family":"Zemel","given":"Babette S."},{"family":"Zheng","given":"Wei"},{"family":"Zhu","given":"Xiaofeng"},{"family":"Zmuda","given":"Joseph M."},{"family":"Zonderman","given":"Alan B."},{"family":"Zwart","given":"John-Anker"},{"literal":"23andMe Research Team"},{"literal":"VA Million Veteran Program"},{"literal":"DiscovEHR (DiscovEHR and MyCode Community Health Initiative)"},{"literal":"eMERGE (Electronic Medical Records and Genomics Network)"},{"literal":"Lifelines Cohort Study"},{"literal":"PRACTICAL Consortium"},{"literal":"Understanding Society Scientific Group"},{"family":"Chasman","given":"Daniel I."},{"family":"Cho","given":"Yoon Shin"},{"family":"Heid","given":"Iris M."},{"family":"McCarthy","given":"Mark I."},{"family":"Ng","given":"Maggie C. Y."},{"family":"O'Donnell","given":"Christopher J."},{"family":"Rivadeneira","given":"Fernando"},{"family":"Thorsteinsdottir","given":"Unnur"},{"family":"Sun","given":"Yan V."},{"family":"Tai","given":"E. Shyong"},{"family":"Boehnke","given":"Michael"},{"family":"Deloukas","given":"Panos"},{"family":"Justice","given":"Anne E."},{"family":"Lindgren","given":"Cecilia M."},{"family":"Loos","given":"Ruth J. F."},{"family":"Mohlke","given":"Karen L."},{"family":"North","given":"Kari E."},{"family":"Stefansson","given":"Kari"},{"family":"Walters","given":"Robin G."},{"family":"Winkler","given":"Thomas W."},{"family":"Young","given":"Kristin L."},{"family":"Loh","given":"Po-Ru"},{"family":"Yang","given":"Jian"},{"family":"Esko","given":"Tõnu"},{"family":"Assimes","given":"Themistocles L."},{"family":"Auton","given":"Adam"},{"family":"Abecasis","given":"Goncalo R."},{"family":"Willer","given":"Cristen J."},{"family":"Locke","given":"Adam E."},{"family":"Berndt","given":"Sonja I."},{"family":"Lettre","given":"Guillaume"},{"family":"Frayling","given":"Timothy M."},{"family":"Okada","given":"Yukinori"},{"family":"Wood","given":"Andrew R."},{"family":"Visscher","given":"Peter M."},{"family":"Hirschhorn","given":"Joel N."}],"issued":{"date-parts":[["2022",10]]}}}],"schema":"https://github.com/citation-style-language/schema/raw/master/csl-citation.json"} </w:instrText>
      </w:r>
      <w:r>
        <w:rPr>
          <w:lang w:val="en-US"/>
        </w:rPr>
        <w:fldChar w:fldCharType="separate"/>
      </w:r>
      <w:r>
        <w:t>(</w:t>
      </w:r>
      <w:r>
        <w:rPr>
          <w:i/>
          <w:iCs/>
        </w:rPr>
        <w:t>22</w:t>
      </w:r>
      <w:r>
        <w:t xml:space="preserve">, </w:t>
      </w:r>
      <w:r>
        <w:rPr>
          <w:i/>
          <w:iCs/>
        </w:rPr>
        <w:t>49</w:t>
      </w:r>
      <w:r>
        <w:t>)</w:t>
      </w:r>
      <w:r>
        <w:rPr>
          <w:lang w:val="en-US"/>
        </w:rPr>
        <w:fldChar w:fldCharType="end"/>
      </w:r>
      <w:r>
        <w:rPr>
          <w:lang w:val="en-US"/>
        </w:rPr>
        <w:t xml:space="preserve">, </w:t>
      </w:r>
      <w:r>
        <w:t xml:space="preserve">we </w:t>
      </w:r>
      <w:r>
        <w:rPr>
          <w:lang w:val="en-US"/>
        </w:rPr>
        <w:t xml:space="preserve">are entering a </w:t>
      </w:r>
      <w:r>
        <w:t>discovery regime in which increasing sample size</w:t>
      </w:r>
      <w:r>
        <w:rPr>
          <w:lang w:val="en-US"/>
        </w:rPr>
        <w:t xml:space="preserve"> and performing conventional GWAS analyses</w:t>
      </w:r>
      <w:r>
        <w:t xml:space="preserve"> will lead to more, not fewer, false positive associations. This is because we will identify causal variants, or variants in LD with causal variants, for secondary phenotypes under xAM with the focal trait</w:t>
      </w:r>
      <w:r>
        <w:rPr>
          <w:lang w:val="en-US"/>
        </w:rPr>
        <w:t>, further complicating the already difficult task of interpreting GWAS findings.</w:t>
      </w:r>
    </w:p>
    <w:p w14:paraId="0C11A380" w14:textId="77777777" w:rsidR="000A7E31" w:rsidRDefault="00000000">
      <w:pPr>
        <w:pStyle w:val="Heading2"/>
      </w:pPr>
      <w:r>
        <w:t>No method is robust across all scenarios examined</w:t>
      </w:r>
    </w:p>
    <w:p w14:paraId="1BBA1C93" w14:textId="77777777" w:rsidR="000A7E31" w:rsidRDefault="00000000">
      <w:pPr>
        <w:rPr>
          <w:b/>
          <w:bCs/>
          <w:i/>
          <w:iCs/>
          <w:lang w:val="en-US"/>
        </w:rPr>
      </w:pPr>
      <w:r>
        <w:t xml:space="preserve">Assuming representative sampling and no G×E, within-family GWAS methods (e.g. regressing sibling phenotype differences on sibling genotype differences), appear relatively robust to the consequences of xAM in the context of the models examined here (i.e., do not identify off-target associations with other phenotypes under xAM jointly with the focal traits; Supplemental Figures </w:t>
      </w:r>
      <w:r>
        <w:fldChar w:fldCharType="begin"/>
      </w:r>
      <w:r>
        <w:instrText xml:space="preserve"> REF _Ref179913389 \h  \* MERGEFORMAT </w:instrText>
      </w:r>
      <w:r>
        <w:fldChar w:fldCharType="separate"/>
      </w:r>
      <w:r>
        <w:t>S12</w:t>
      </w:r>
      <w:r>
        <w:fldChar w:fldCharType="end"/>
      </w:r>
      <w:r>
        <w:t>-</w:t>
      </w:r>
      <w:r>
        <w:fldChar w:fldCharType="begin"/>
      </w:r>
      <w:r>
        <w:instrText xml:space="preserve"> REF _Ref170915070 \h  \* MERGEFORMAT </w:instrText>
      </w:r>
      <w:r>
        <w:fldChar w:fldCharType="separate"/>
      </w:r>
      <w:r>
        <w:t>S13</w:t>
      </w:r>
      <w:r>
        <w:fldChar w:fldCharType="end"/>
      </w:r>
      <w:r>
        <w:t>). At the same time, our results show that the within-family estimates</w:t>
      </w:r>
      <w:r>
        <w:rPr>
          <w:i/>
          <w:iCs/>
        </w:rPr>
        <w:t xml:space="preserve"> </w:t>
      </w:r>
      <w:r>
        <w:t xml:space="preserve">can be affected by xAM and VT under some non-representative sampling regimes (Figures </w:t>
      </w:r>
      <w:r>
        <w:fldChar w:fldCharType="begin"/>
      </w:r>
      <w:r>
        <w:instrText xml:space="preserve"> REF _Ref170915070 \h  \* MERGEFORMAT </w:instrText>
      </w:r>
      <w:r>
        <w:fldChar w:fldCharType="separate"/>
      </w:r>
      <w:r>
        <w:t>S13</w:t>
      </w:r>
      <w:r>
        <w:fldChar w:fldCharType="end"/>
      </w:r>
      <w:r>
        <w:t>-</w:t>
      </w:r>
      <w:r>
        <w:fldChar w:fldCharType="begin"/>
      </w:r>
      <w:r>
        <w:instrText xml:space="preserve"> REF _Ref173246896 \h  \* MERGEFORMAT </w:instrText>
      </w:r>
      <w:r>
        <w:fldChar w:fldCharType="separate"/>
      </w:r>
      <w:r>
        <w:t>S15</w:t>
      </w:r>
      <w:r>
        <w:fldChar w:fldCharType="end"/>
      </w:r>
      <w:r>
        <w:t xml:space="preserve">), suggesting that further analysis is required to understand how such estimators behave in real samples. Further, our results build upon recent work on the interpretation of within-family GWAS estimates </w:t>
      </w:r>
      <w:r>
        <w:fldChar w:fldCharType="begin"/>
      </w:r>
      <w:r>
        <w:instrText xml:space="preserve"> ADDIN ZOTERO_ITEM CSL_CITATION {"citationID":"9mB6OXHg","properties":{"formattedCitation":"({\\i{}16}, {\\i{}37})","plainCitation":"(16, 37)","noteIndex":0},"citationItems":[{"id":952,"uris":["http://zotero.org/users/2951540/items/9YPASYP4"],"itemData":{"id":952,"type":"article-journal","abstract":"Family-based genome-wide association studies (GWASs) are often claimed to provide an unbiased estimate of the average causal effects (or average treatment effects; ATEs) of alleles, on the basis of an analogy between the random transmission of alleles from parents to children and a randomized controlled trial. We show that this claim does not hold in general. Because Mendelian segregation only randomizes alleles among children of heterozygotes, the effects of alleles in the children of homozygotes are not observable. This feature will matter if an allele has different average effects in the children of homozygotes and heterozygotes, as can arise in the presence of gene-by-environment interactions, gene-by-gene interactions, or differences in linkage disequilibrium patterns. At a single locus, family-based GWAS can be thought of as providing an unbiased estimate of the average effect in the children of heterozygotes (i.e., a local average treatment effect; LATE). This interpretation does not extend to polygenic scores (PGSs), however, because different sets of SNPs are heterozygous in each family. Therefore, other than under specific conditions, the within-family regression slope of a PGS cannot be assumed to provide an unbiased estimate of the LATE for any subset or weighted average of families. In practice, the potential biases of a family-based GWAS are likely smaller than those that can arise from confounding in a standard, population-based GWAS, and so family studies remain important for the dissection of genetic contributions to phenotypic variation. Nonetheless, their causal interpretation is less straightforward than has been widely appreciated.","container-title":"Proceedings of the National Academy of Sciences","DOI":"10.1073/pnas.2401379121","issue":"38","journalAbbreviation":"Proc. Natl. Acad. Sci.","language":"en","note":"publisher: Proceedings of the National Academy of Sciences\nRead_Status: New\nRead_Status_Date: 2024-09-19T23:11:54.267Z","page":"e2401379121","source":"pnas.org (Atypon)","title":"Causal interpretations of family GWAS in the presence of heterogeneous effects","volume":"121","author":[{"family":"Veller","given":"Carl"},{"family":"Przeworski","given":"Molly"},{"family":"Coop","given":"Graham"}],"issued":{"date-parts":[["2024",9,17]]}}},{"id":4210,"uris":["http://zotero.org/users/2951540/items/RHYP295H"],"itemData":{"id":4210,"type":"article","abstract":"Rapid progress has been made in identifying links between human genetic variation and social and behavioral phenotypes. Applications in mainstream economics are beginning to emerge. This review aims to provide the background needed to bring the interested economist to the frontier of social-science genomics. Our review is structured around a theoretical framework that nests many of the key methods, concepts and tools found in the literature. We clarify key assumptions and appropriate interpretations. After reviewing several significant applications, we conclude by outlining future advances in genetics that will expand the scope of potential applications, and we discuss the ethical and communication challenges that arise in this area of research.","collection-title":"Working Paper Series","DOI":"10.3386/w32404","genre":"Working Paper","note":"DOI: 10.3386/w32404\nRead_Status: New\nRead_Status_Date: 2024-10-15T00:54:55.819Z","number":"32404","publisher":"National Bureau of Economic Research","source":"National Bureau of Economic Research","title":"Social-Science Genomics: Progress, Challenges, and Future Directions","title-short":"Social-Science Genomics","URL":"https://www.nber.org/papers/w32404","author":[{"family":"Benjamin","given":"Daniel J."},{"family":"Cesarini","given":"David"},{"family":"Turley","given":"Patrick"},{"family":"Young","given":"Alexander Strudwick"}],"accessed":{"date-parts":[["2024",10,14]]},"issued":{"date-parts":[["2024",5]]}}}],"schema":"https://github.com/citation-style-language/schema/raw/master/csl-citation.json"} </w:instrText>
      </w:r>
      <w:r>
        <w:fldChar w:fldCharType="separate"/>
      </w:r>
      <w:r>
        <w:t>(</w:t>
      </w:r>
      <w:r>
        <w:rPr>
          <w:i/>
          <w:iCs/>
        </w:rPr>
        <w:t>16</w:t>
      </w:r>
      <w:r>
        <w:t xml:space="preserve">, </w:t>
      </w:r>
      <w:r>
        <w:rPr>
          <w:i/>
          <w:iCs/>
        </w:rPr>
        <w:t>37</w:t>
      </w:r>
      <w:r>
        <w:t>)</w:t>
      </w:r>
      <w:r>
        <w:fldChar w:fldCharType="end"/>
      </w:r>
      <w:r>
        <w:t xml:space="preserve">, illustrating that, in the presence of G×E, sibling-difference GWAS effect estimates for rare variants of large effect may differ substantially from population average effects (Supplemental Figures </w:t>
      </w:r>
      <w:r>
        <w:fldChar w:fldCharType="begin"/>
      </w:r>
      <w:r>
        <w:instrText xml:space="preserve"> REF _Ref178522928 \h  \* MERGEFORMAT </w:instrText>
      </w:r>
      <w:r>
        <w:fldChar w:fldCharType="separate"/>
      </w:r>
      <w:r>
        <w:t>S16</w:t>
      </w:r>
      <w:r>
        <w:fldChar w:fldCharType="end"/>
      </w:r>
      <w:r>
        <w:t>-</w:t>
      </w:r>
      <w:r>
        <w:fldChar w:fldCharType="begin"/>
      </w:r>
      <w:r>
        <w:instrText xml:space="preserve"> REF _Ref178002163 \h  \* MERGEFORMAT </w:instrText>
      </w:r>
      <w:r>
        <w:fldChar w:fldCharType="separate"/>
      </w:r>
      <w:r>
        <w:t>S18</w:t>
      </w:r>
      <w:r>
        <w:fldChar w:fldCharType="end"/>
      </w:r>
      <w:r>
        <w:t xml:space="preserve">), though we note that G×E can present challenges for all additive polygenic predictors (Supplemental </w:t>
      </w:r>
      <w:r>
        <w:fldChar w:fldCharType="begin"/>
      </w:r>
      <w:r>
        <w:instrText xml:space="preserve"> REF _Ref178514897 \h  \* MERGEFORMAT </w:instrText>
      </w:r>
      <w:r>
        <w:fldChar w:fldCharType="separate"/>
      </w:r>
      <w:r>
        <w:t>Figure S19</w:t>
      </w:r>
      <w:r>
        <w:fldChar w:fldCharType="end"/>
      </w:r>
      <w:r>
        <w:t xml:space="preserve">). </w:t>
      </w:r>
      <w:r>
        <w:rPr>
          <w:lang w:val="en-US"/>
        </w:rPr>
        <w:t xml:space="preserve">We have developed </w:t>
      </w:r>
      <w:r>
        <w:rPr>
          <w:i/>
          <w:iCs/>
          <w:lang w:val="en-US"/>
        </w:rPr>
        <w:t>xftsim</w:t>
      </w:r>
      <w:r>
        <w:rPr>
          <w:lang w:val="en-US"/>
        </w:rPr>
        <w:t xml:space="preserve"> to </w:t>
      </w:r>
      <w:r>
        <w:rPr>
          <w:lang w:val="en-US"/>
        </w:rPr>
        <w:lastRenderedPageBreak/>
        <w:t>enable researchers to characterize and compare the performance of existing methods in the presence of complex mating and transmission dynamics and of facilitating the development of novel population-based and within-family methods able to accurately characterize complex trait architectures.</w:t>
      </w:r>
    </w:p>
    <w:p w14:paraId="4DE6FA49" w14:textId="77777777" w:rsidR="000A7E31" w:rsidRDefault="00000000">
      <w:pPr>
        <w:pStyle w:val="Heading2"/>
        <w:rPr>
          <w:lang w:val="en-US"/>
        </w:rPr>
      </w:pPr>
      <w:r>
        <w:rPr>
          <w:lang w:val="en-US"/>
        </w:rPr>
        <w:t>Limitations and future directions</w:t>
      </w:r>
    </w:p>
    <w:p w14:paraId="63C9FB40" w14:textId="77777777" w:rsidR="003D538C" w:rsidRDefault="00000000">
      <w:pPr>
        <w:rPr>
          <w:ins w:id="56" w:author="richard border" w:date="2025-12-20T17:59:00Z" w16du:dateUtc="2025-12-21T01:59:00Z"/>
          <w:lang w:val="en-US"/>
        </w:rPr>
      </w:pPr>
      <w:r>
        <w:t xml:space="preserve">Limitations of our analysis provide avenues for future research. </w:t>
      </w:r>
      <w:r>
        <w:rPr>
          <w:lang w:val="en-US"/>
        </w:rPr>
        <w:t xml:space="preserve">First, though it is conceivable that sample ascertainment into the UKB might have resulted in greater cross-mate phenotypic similarity—mating pairs who both participate in the same study may be more similar than couples randomly sampled from the general population—it is not clear how this would affect our analysis of the dimensionality of cross-mate correlation structures. This concern is tempered by our observation of high-dimensional mating in the unascertained Taiwan NHIRD sample, but the relationship between ascertainment and such estimates remains a topic for future investigation. Similarly, we did not explore the consequences of other sample-specific sources of bias, such as measurement error or misdiagnosis, which are likely to be particularly important for both measuring cross-mate similarity across and estimating genetic correlations among psychiatric disorders, as we previously demonstrated is the case under bivariate xAM </w:t>
      </w:r>
      <w:r>
        <w:rPr>
          <w:lang w:val="en-US"/>
        </w:rPr>
        <w:fldChar w:fldCharType="begin"/>
      </w:r>
      <w:r>
        <w:rPr>
          <w:lang w:val="en-US"/>
        </w:rPr>
        <w:instrText xml:space="preserve"> ADDIN ZOTERO_ITEM CSL_CITATION {"citationID":"g6IUsNmk","properties":{"formattedCitation":"({\\i{}1})","plainCitation":"(1)","noteIndex":0},"citationItems":[{"id":"vvbWxtk6/M4KLfRVm","uris":["http://zotero.org/users/2951540/items/57JWWQIF"],"itemData":{"id":"vvbWxtk6/M4KLfRVm","type":"article-journal","abstract":"The observation of genetic correlations between disparate human traits has been interpreted as evidence of widespread pleiotropy. Here, we introduce cross-trait assortative mating (xAM) as an alternative explanation. We observe that xAM affects many phenotypes and that phenotypic cross-mate correlation estimates are strongly associated with genetic correlation estimates (R2 = 74%). We demonstrate that existing xAM plausibly accounts for substantial fractions of genetic correlation estimates and that previously reported genetic correlation estimates between some pairs of psychiatric disorders are congruent with xAM alone. Finally, we provide evidence for a history of xAM at the genetic level using cross-trait even/odd chromosome polygenic score correlations. Together, our results demonstrate that previous reports have likely overestimated the true genetic similarity between many phenotypes.","container-title":"Science","DOI":"10/gsprmk","issue":"6621","note":"29 citations (Crossref) [2023-09-08]\npublisher: American Association for the Advancement of Science\nPMCID: PMC9901291","page":"754-761","source":"science.org (Atypon)","title":"Cross-trait assortative mating is widespread and inflates genetic correlation estimates","volume":"378","author":[{"family":"Border","given":"Richard"},{"family":"Athanasiadis","given":"Georgios"},{"family":"Buil","given":"Alfonso"},{"family":"Schork","given":"Andrew J."},{"family":"Cai","given":"Na"},{"family":"Young","given":"Alexander I."},{"family":"Werge","given":"Thomas"},{"family":"Flint","given":"Jonathan"},{"family":"Kendler","given":"Kenneth S."},{"family":"Sankararaman","given":"Sriram"},{"family":"Dahl","given":"Andy W."},{"family":"Zaitlen","given":"Noah A."}],"issued":{"date-parts":[["2022",11,18]]}}}],"schema":"https://github.com/citation-style-language/schema/raw/master/csl-citation.json"} </w:instrText>
      </w:r>
      <w:r>
        <w:rPr>
          <w:lang w:val="en-US"/>
        </w:rPr>
        <w:fldChar w:fldCharType="separate"/>
      </w:r>
      <w:r>
        <w:t>(</w:t>
      </w:r>
      <w:r>
        <w:rPr>
          <w:i/>
          <w:iCs/>
        </w:rPr>
        <w:t>1</w:t>
      </w:r>
      <w:r>
        <w:t>)</w:t>
      </w:r>
      <w:r>
        <w:rPr>
          <w:lang w:val="en-US"/>
        </w:rPr>
        <w:fldChar w:fldCharType="end"/>
      </w:r>
      <w:r>
        <w:rPr>
          <w:lang w:val="en-US"/>
        </w:rPr>
        <w:t xml:space="preserve">. </w:t>
      </w:r>
      <w:ins w:id="57" w:author="richard border" w:date="2025-12-20T17:59:00Z" w16du:dateUtc="2025-12-21T01:59:00Z">
        <w:r w:rsidR="003D538C" w:rsidRPr="003D538C">
          <w:rPr>
            <w:lang w:val="en-US"/>
          </w:rPr>
          <w:t>More generally, within-person correlations among traits—which are substantial for psychiatric phenotypes (Supplementary Table S4)—can arise from multiple sources including true pleiotropy, shared environmental exposures, population stratification, and diagnostic practices. Our simulations are intended as sensitivity analyses demonstrating the consequences of relaxing specific assumptions (random mating, absence of vertical transmission), not as comprehensive models of all factors contributing to observed patterns. The finding that xAM and VT can produce biases of the magnitude seen in empirical data does not imply these are the sole sources of such biases, but rather that they cannot be safely ignored.</w:t>
        </w:r>
        <w:r w:rsidR="003D538C">
          <w:rPr>
            <w:lang w:val="en-US"/>
          </w:rPr>
          <w:t xml:space="preserve"> </w:t>
        </w:r>
      </w:ins>
    </w:p>
    <w:p w14:paraId="311C95EA" w14:textId="763ED6F9" w:rsidR="000A7E31" w:rsidRDefault="00000000">
      <w:pPr>
        <w:rPr>
          <w:lang w:val="en-US"/>
        </w:rPr>
      </w:pPr>
      <w:r>
        <w:rPr>
          <w:lang w:val="en-US"/>
        </w:rPr>
        <w:t>More fundamentally</w:t>
      </w:r>
      <w:r>
        <w:t xml:space="preserve">, we have restricted our </w:t>
      </w:r>
      <w:r>
        <w:rPr>
          <w:lang w:val="en-US"/>
        </w:rPr>
        <w:t xml:space="preserve">simulations </w:t>
      </w:r>
      <w:r>
        <w:t>to analys</w:t>
      </w:r>
      <w:r>
        <w:rPr>
          <w:lang w:val="en-US"/>
        </w:rPr>
        <w:t>e</w:t>
      </w:r>
      <w:r>
        <w:t>s of ancestrally-homogenous samples, obviating major sources of confounding</w:t>
      </w:r>
      <w:r>
        <w:rPr>
          <w:lang w:val="en-US"/>
        </w:rPr>
        <w:t xml:space="preserve"> likely to be present</w:t>
      </w:r>
      <w:r>
        <w:t xml:space="preserve"> across many disease and disease-relevant phenotypes. Moreover, though we examined several key sources of confounding, the parameter space of plausible perturbations to the classical additive genetic model is vast, and many other complexities could be explored. In future work, we intend to extend our analyses to include a broader array of phenotypic and genetic architectures, including epistasis, admixture, and spatially-varying effects on mating and environment. Further, we have limited our investigation to a subset of commonly used quantitative frameworks for deciphering the genetic basis of disease, leaving a number of questions open for future inquiry. For example, it remains unclear how global estimates of polygenicity are affected by perturbations to classical assumptions, as does the extent to which recently-developed fine-mapping methods that include an infinitesimal component are able to mitigate the confounding influences of multivariate xAM </w:t>
      </w:r>
      <w:r>
        <w:fldChar w:fldCharType="begin"/>
      </w:r>
      <w:r>
        <w:instrText xml:space="preserve"> ADDIN ZOTERO_ITEM CSL_CITATION {"citationID":"QVtPqH0H","properties":{"formattedCitation":"({\\i{}50})","plainCitation":"(50)","noteIndex":0},"citationItems":[{"id":864,"uris":["http://zotero.org/users/2951540/items/7IY2HJSY"],"itemData":{"id":864,"type":"article-journal","abstract":"Fine-mapping aims to identify causal genetic variants for phenotypes. Bayesian fine-mapping algorithms (for example, SuSiE, FINEMAP, ABF and COJO-ABF) are widely used, but assessing posterior probability calibration remains challenging in real data, where model misspecification probably exists, and true causal variants are unknown. We introduce replication failure rate (RFR), a metric to assess fine-mapping consistency by downsampling. SuSiE, FINEMAP and COJO-ABF show high RFR, indicating potential overconfidence in their output. Simulations reveal that nonsparse genetic architecture can lead to miscalibration, while imputation noise, nonuniform distribution of causal variants and quality control filters have minimal impact. Here we present SuSiE-inf and FINEMAP-inf, fine-mapping methods modeling infinitesimal effects alongside fewer larger causal effects. Our methods show improved calibration, RFR and functional enrichment, competitive recall and computational efficiency. Notably, using our methods' posterior effect sizes substantially increases polygenic risk score accuracy over SuSiE and FINEMAP. Our work improves causal variant identification for complex traits, a fundamental goal of human genetics.","container-title":"Nature Genetics","DOI":"10.1038/s41588-023-01597-3","ISSN":"1546-1718","issue":"1","journalAbbreviation":"Nat. Genet.","language":"en","note":"PMID: 38036779\nPMCID: PMC11056999\nRead_Status: To Read\nRead_Status_Date: 2024-08-09T20:00:16.043Z","page":"162-169","source":"PubMed","title":"Improving fine-mapping by modeling infinitesimal effects","volume":"56","author":[{"family":"Cui","given":"Ran"},{"family":"Elzur","given":"Roy A."},{"family":"Kanai","given":"Masahiro"},{"family":"Ulirsch","given":"Jacob C."},{"family":"Weissbrod","given":"Omer"},{"family":"Daly","given":"Mark J."},{"family":"Neale","given":"Benjamin M."},{"family":"Fan","given":"Zhou"},{"family":"Finucane","given":"Hilary K."}],"issued":{"date-parts":[["2024",1]]}}}],"schema":"https://github.com/citation-style-language/schema/raw/master/csl-citation.json"} </w:instrText>
      </w:r>
      <w:r>
        <w:fldChar w:fldCharType="separate"/>
      </w:r>
      <w:r>
        <w:t>(</w:t>
      </w:r>
      <w:r>
        <w:rPr>
          <w:i/>
          <w:iCs/>
        </w:rPr>
        <w:t>50</w:t>
      </w:r>
      <w:r>
        <w:t>)</w:t>
      </w:r>
      <w:r>
        <w:fldChar w:fldCharType="end"/>
      </w:r>
      <w:r>
        <w:t>.</w:t>
      </w:r>
      <w:r>
        <w:rPr>
          <w:lang w:val="en-US"/>
        </w:rPr>
        <w:t xml:space="preserve"> </w:t>
      </w:r>
      <w:r>
        <w:t xml:space="preserve">Finally, there remains a need for robust scalable methods applicable to traits subject to the dynamics investigated in the present manuscript (and the many scenarios </w:t>
      </w:r>
      <w:r>
        <w:rPr>
          <w:lang w:val="en-US"/>
        </w:rPr>
        <w:t xml:space="preserve">and phenotypic domains </w:t>
      </w:r>
      <w:r>
        <w:t xml:space="preserve">yet to be investigated); we have developed </w:t>
      </w:r>
      <w:r>
        <w:rPr>
          <w:i/>
          <w:iCs/>
        </w:rPr>
        <w:t>xftsim</w:t>
      </w:r>
      <w:r>
        <w:t xml:space="preserve"> to facilitate these efforts. Despite these limitations, our work illustrates that understanding the genetic basis of complex traits will require the development of richer models accounting for the complexities </w:t>
      </w:r>
      <w:r>
        <w:rPr>
          <w:lang w:val="en-US"/>
        </w:rPr>
        <w:t xml:space="preserve">of </w:t>
      </w:r>
      <w:r>
        <w:t>the genome and the phenome, and that existing estimates should be interpreted carefully and critically.</w:t>
      </w:r>
    </w:p>
    <w:p w14:paraId="30B01238" w14:textId="77777777" w:rsidR="000A7E31" w:rsidRDefault="00000000">
      <w:pPr>
        <w:pStyle w:val="Heading1"/>
        <w:rPr>
          <w:lang w:val="en-US"/>
        </w:rPr>
      </w:pPr>
      <w:bookmarkStart w:id="58" w:name="_Toc199338777"/>
      <w:r>
        <w:rPr>
          <w:lang w:val="en-US"/>
        </w:rPr>
        <w:t>Code and data availability</w:t>
      </w:r>
      <w:bookmarkEnd w:id="58"/>
    </w:p>
    <w:p w14:paraId="6DB7AA82" w14:textId="77777777" w:rsidR="000A7E31" w:rsidRDefault="00000000">
      <w:pPr>
        <w:rPr>
          <w:lang w:val="en-US"/>
        </w:rPr>
      </w:pPr>
      <w:r>
        <w:rPr>
          <w:lang w:val="en-US"/>
        </w:rPr>
        <w:t xml:space="preserve">The </w:t>
      </w:r>
      <w:r>
        <w:rPr>
          <w:i/>
          <w:iCs/>
          <w:lang w:val="en-US"/>
        </w:rPr>
        <w:t>xftsim</w:t>
      </w:r>
      <w:r>
        <w:rPr>
          <w:lang w:val="en-US"/>
        </w:rPr>
        <w:t xml:space="preserve"> library is open-source under the GNU General Public License v3.0. </w:t>
      </w:r>
      <w:r>
        <w:rPr>
          <w:i/>
          <w:iCs/>
          <w:lang w:val="en-US"/>
        </w:rPr>
        <w:t>xftsim</w:t>
      </w:r>
      <w:r>
        <w:rPr>
          <w:lang w:val="en-US"/>
        </w:rPr>
        <w:t xml:space="preserve"> is available at </w:t>
      </w:r>
      <w:hyperlink r:id="rId8" w:tooltip="https://github.com/border-lab/xftsim" w:history="1">
        <w:r>
          <w:rPr>
            <w:rStyle w:val="Hyperlink"/>
            <w:lang w:val="en-US"/>
          </w:rPr>
          <w:t>https://github.com/border-lab/xftsim</w:t>
        </w:r>
      </w:hyperlink>
      <w:r>
        <w:rPr>
          <w:lang w:val="en-US"/>
        </w:rPr>
        <w:t xml:space="preserve"> </w:t>
      </w:r>
      <w:r>
        <w:rPr>
          <w:lang w:val="en-US"/>
        </w:rPr>
        <w:fldChar w:fldCharType="begin"/>
      </w:r>
      <w:r>
        <w:rPr>
          <w:lang w:val="en-US"/>
        </w:rPr>
        <w:instrText xml:space="preserve"> ADDIN ZOTERO_ITEM CSL_CITATION {"citationID":"OWeLKOGj","properties":{"formattedCitation":"({\\i{}27})","plainCitation":"(27)","noteIndex":0},"citationItems":[{"id":4548,"uris":["http://zotero.org/users/2951540/items/NMI36K8S","http://zotero.org/users/2951540/items/WJVH5I5W"],"itemData":{"id":4548,"type":"software","abstract":"Release accompanying preprint","note":"DOI: 10.5281/zenodo.15537315","publisher":"Zenodo","source":"Zenodo","title":"xftsim: eXtensible Forward Time SIMulator v0.2.0","title-short":"xftsim","URL":"https://zenodo.org/records/15537315","author":[{"family":"Border","given":"Richard"}],"accessed":{"date-parts":[["2025",5,28]]},"issued":{"date-parts":[["2025",5,28]]}}}],"schema":"https://github.com/citation-style-language/schema/raw/master/csl-citation.json"} </w:instrText>
      </w:r>
      <w:r>
        <w:rPr>
          <w:lang w:val="en-US"/>
        </w:rPr>
        <w:fldChar w:fldCharType="separate"/>
      </w:r>
      <w:r>
        <w:t>(</w:t>
      </w:r>
      <w:r>
        <w:rPr>
          <w:i/>
          <w:iCs/>
        </w:rPr>
        <w:t>27</w:t>
      </w:r>
      <w:r>
        <w:t>)</w:t>
      </w:r>
      <w:r>
        <w:rPr>
          <w:lang w:val="en-US"/>
        </w:rPr>
        <w:fldChar w:fldCharType="end"/>
      </w:r>
      <w:r>
        <w:rPr>
          <w:lang w:val="en-US"/>
        </w:rPr>
        <w:t xml:space="preserve"> and documented online at </w:t>
      </w:r>
      <w:hyperlink r:id="rId9" w:tooltip="https://xftsim.readthedocs.io" w:history="1">
        <w:r>
          <w:rPr>
            <w:rStyle w:val="Hyperlink"/>
            <w:lang w:val="en-US"/>
          </w:rPr>
          <w:t>https://xftsim.readthedocs.io</w:t>
        </w:r>
      </w:hyperlink>
      <w:r>
        <w:rPr>
          <w:lang w:val="en-US"/>
        </w:rPr>
        <w:t xml:space="preserve">. Code necessary to reproduce our analyses and simulations is available at </w:t>
      </w:r>
      <w:hyperlink r:id="rId10" w:tooltip="https://github.com/border-lab/xftmanu_code_supplement" w:history="1">
        <w:r>
          <w:rPr>
            <w:rStyle w:val="Hyperlink"/>
            <w:lang w:val="en-US"/>
          </w:rPr>
          <w:t>https://github.com/border-lab/xftmanu_code_supplement</w:t>
        </w:r>
      </w:hyperlink>
      <w:r>
        <w:rPr>
          <w:lang w:val="en-US"/>
        </w:rPr>
        <w:t xml:space="preserve"> </w:t>
      </w:r>
      <w:r>
        <w:rPr>
          <w:lang w:val="en-US"/>
        </w:rPr>
        <w:fldChar w:fldCharType="begin"/>
      </w:r>
      <w:r>
        <w:rPr>
          <w:lang w:val="en-US"/>
        </w:rPr>
        <w:instrText xml:space="preserve"> ADDIN ZOTERO_ITEM CSL_CITATION {"citationID":"ZdrV94jt","properties":{"formattedCitation":"({\\i{}51})","plainCitation":"(51)","noteIndex":0},"citationItems":[{"id":4552,"uris":["http://zotero.org/users/2951540/items/UXZEVKIW","http://zotero.org/users/2951540/items/8JJCBGCY"],"itemData":{"id":4552,"type":"software","abstract":"Code supplement for \"Simple models of non-random mating and environmental transmission bias standard human genetics statistical methods\"","note":"DOI: 10.5281/zenodo.15537241","publisher":"Zenodo","source":"Zenodo","title":"Code supplement for \"Simple models of non-random mating and environmental transmission bias standard human genetics statistical methods\"","URL":"https://zenodo.org/records/15537241","version":"v2","author":[{"family":"Border","given":"Richard"}],"accessed":{"date-parts":[["2025",5,28]]},"issued":{"date-parts":[["2025",5,28]]}}}],"schema":"https://github.com/citation-style-language/schema/raw/master/csl-citation.json"} </w:instrText>
      </w:r>
      <w:r>
        <w:rPr>
          <w:lang w:val="en-US"/>
        </w:rPr>
        <w:fldChar w:fldCharType="separate"/>
      </w:r>
      <w:r>
        <w:t>(</w:t>
      </w:r>
      <w:r>
        <w:rPr>
          <w:i/>
          <w:iCs/>
        </w:rPr>
        <w:t>51</w:t>
      </w:r>
      <w:r>
        <w:t>)</w:t>
      </w:r>
      <w:r>
        <w:rPr>
          <w:lang w:val="en-US"/>
        </w:rPr>
        <w:fldChar w:fldCharType="end"/>
      </w:r>
      <w:r>
        <w:rPr>
          <w:lang w:val="en-US"/>
        </w:rPr>
        <w:t xml:space="preserve">. UK Biobank data were accessed under application 33127 and are available through the UK Biobank Access Management System at </w:t>
      </w:r>
      <w:hyperlink r:id="rId11" w:tooltip="http://amsportal.ukbiobank.ac.uk" w:history="1">
        <w:r>
          <w:rPr>
            <w:rStyle w:val="Hyperlink"/>
            <w:lang w:val="en-US"/>
          </w:rPr>
          <w:t>http://amsportal.ukbiobank.ac.uk</w:t>
        </w:r>
      </w:hyperlink>
      <w:r>
        <w:rPr>
          <w:lang w:val="en-US"/>
        </w:rPr>
        <w:t>.</w:t>
      </w:r>
    </w:p>
    <w:p w14:paraId="3A1537F6" w14:textId="77777777" w:rsidR="000A7E31" w:rsidRDefault="00000000">
      <w:pPr>
        <w:pStyle w:val="Heading1"/>
      </w:pPr>
      <w:bookmarkStart w:id="59" w:name="_Toc199338778"/>
      <w:r>
        <w:lastRenderedPageBreak/>
        <w:t>Acknowledgments</w:t>
      </w:r>
      <w:bookmarkEnd w:id="59"/>
    </w:p>
    <w:p w14:paraId="5B10A039" w14:textId="77777777" w:rsidR="000A7E31" w:rsidRDefault="00000000">
      <w:r>
        <w:t>We would like to acknowledge Stephen Becker, Graham Coop, Sasha Gusev, Peter Hull, and Carl Veller for providing feedback and/or contributing to helpful discussions.</w:t>
      </w:r>
      <w:r>
        <w:rPr>
          <w:lang w:val="en-US"/>
        </w:rPr>
        <w:t xml:space="preserve"> Coauthors DJB and ASY would like to acknowledge support from Open Philanthropy.</w:t>
      </w:r>
    </w:p>
    <w:p w14:paraId="27DF8BF7" w14:textId="77777777" w:rsidR="000A7E31" w:rsidRDefault="00000000">
      <w:pPr>
        <w:pStyle w:val="Heading1"/>
        <w:tabs>
          <w:tab w:val="left" w:pos="1294"/>
        </w:tabs>
      </w:pPr>
      <w:bookmarkStart w:id="60" w:name="_Toc199338779"/>
      <w:r>
        <w:t>Glossary</w:t>
      </w:r>
      <w:bookmarkEnd w:id="60"/>
      <w:r>
        <w:tab/>
      </w:r>
    </w:p>
    <w:tbl>
      <w:tblPr>
        <w:tblW w:w="10170" w:type="dxa"/>
        <w:tblLayout w:type="fixed"/>
        <w:tblLook w:val="06A0" w:firstRow="1" w:lastRow="0" w:firstColumn="1" w:lastColumn="0" w:noHBand="1" w:noVBand="1"/>
      </w:tblPr>
      <w:tblGrid>
        <w:gridCol w:w="10170"/>
      </w:tblGrid>
      <w:tr w:rsidR="000A7E31" w14:paraId="6EDDEDF8" w14:textId="77777777">
        <w:tc>
          <w:tcPr>
            <w:tcW w:w="10170" w:type="dxa"/>
            <w:tcBorders>
              <w:top w:val="single" w:sz="4" w:space="0" w:color="000000" w:themeColor="text1"/>
              <w:bottom w:val="single" w:sz="4" w:space="0" w:color="000000" w:themeColor="text1"/>
            </w:tcBorders>
          </w:tcPr>
          <w:p w14:paraId="460953BA" w14:textId="77777777" w:rsidR="000A7E31" w:rsidRDefault="00000000">
            <w:pPr>
              <w:spacing w:after="0"/>
              <w:ind w:hanging="111"/>
              <w:rPr>
                <w:rFonts w:eastAsia="Times New Roman"/>
                <w:color w:val="000000" w:themeColor="text1"/>
                <w:sz w:val="18"/>
                <w:szCs w:val="18"/>
              </w:rPr>
            </w:pPr>
            <w:r>
              <w:rPr>
                <w:rFonts w:eastAsia="Times New Roman"/>
                <w:b/>
                <w:bCs/>
                <w:color w:val="000000" w:themeColor="text1"/>
                <w:sz w:val="18"/>
                <w:szCs w:val="18"/>
              </w:rPr>
              <w:t xml:space="preserve">Bivariate </w:t>
            </w:r>
            <w:r>
              <w:rPr>
                <w:rFonts w:eastAsia="Times New Roman"/>
                <w:b/>
                <w:bCs/>
                <w:color w:val="000000" w:themeColor="text1"/>
                <w:sz w:val="18"/>
                <w:szCs w:val="18"/>
                <w:lang w:val="en-US"/>
              </w:rPr>
              <w:t xml:space="preserve">cross-trait </w:t>
            </w:r>
            <w:r>
              <w:rPr>
                <w:rFonts w:eastAsia="Times New Roman"/>
                <w:b/>
                <w:bCs/>
                <w:color w:val="000000" w:themeColor="text1"/>
                <w:sz w:val="18"/>
                <w:szCs w:val="18"/>
              </w:rPr>
              <w:t>assortative mating</w:t>
            </w:r>
            <w:r>
              <w:rPr>
                <w:rFonts w:eastAsia="Times New Roman"/>
                <w:b/>
                <w:bCs/>
                <w:color w:val="000000" w:themeColor="text1"/>
                <w:sz w:val="18"/>
                <w:szCs w:val="18"/>
                <w:lang w:val="en-US"/>
              </w:rPr>
              <w:t xml:space="preserve"> (xAM)</w:t>
            </w:r>
            <w:r>
              <w:rPr>
                <w:rFonts w:eastAsia="Times New Roman"/>
                <w:color w:val="000000" w:themeColor="text1"/>
                <w:sz w:val="18"/>
                <w:szCs w:val="18"/>
              </w:rPr>
              <w:t xml:space="preserve"> is characterized by correlations between values of two traits across individuals in mating pairs. For a concrete example, in the UK Biobank that, when one </w:t>
            </w:r>
            <w:r>
              <w:rPr>
                <w:rFonts w:eastAsia="Times New Roman"/>
                <w:color w:val="000000" w:themeColor="text1"/>
                <w:sz w:val="18"/>
                <w:szCs w:val="18"/>
                <w:lang w:val="en-US"/>
              </w:rPr>
              <w:t xml:space="preserve">mate </w:t>
            </w:r>
            <w:r>
              <w:rPr>
                <w:rFonts w:eastAsia="Times New Roman"/>
                <w:color w:val="000000" w:themeColor="text1"/>
                <w:sz w:val="18"/>
                <w:szCs w:val="18"/>
              </w:rPr>
              <w:t>is tall, t</w:t>
            </w:r>
            <w:r>
              <w:rPr>
                <w:rFonts w:eastAsia="Times New Roman"/>
                <w:color w:val="000000" w:themeColor="text1"/>
                <w:sz w:val="18"/>
                <w:szCs w:val="18"/>
                <w:lang w:val="en-US"/>
              </w:rPr>
              <w:t xml:space="preserve">heir partner </w:t>
            </w:r>
            <w:r>
              <w:rPr>
                <w:rFonts w:eastAsia="Times New Roman"/>
                <w:color w:val="000000" w:themeColor="text1"/>
                <w:sz w:val="18"/>
                <w:szCs w:val="18"/>
              </w:rPr>
              <w:t>is more likely to be tall as well</w:t>
            </w:r>
            <w:r>
              <w:rPr>
                <w:rFonts w:eastAsia="Times New Roman"/>
                <w:color w:val="000000" w:themeColor="text1"/>
                <w:sz w:val="18"/>
                <w:szCs w:val="18"/>
                <w:lang w:val="en-US"/>
              </w:rPr>
              <w:t xml:space="preserve"> (Pearson’s </w:t>
            </w:r>
            <w:r>
              <w:rPr>
                <w:rFonts w:eastAsia="Times New Roman"/>
                <w:i/>
                <w:iCs/>
                <w:color w:val="000000" w:themeColor="text1"/>
                <w:sz w:val="18"/>
                <w:szCs w:val="18"/>
                <w:lang w:val="en-US"/>
              </w:rPr>
              <w:t>r=</w:t>
            </w:r>
            <w:r>
              <w:rPr>
                <w:rFonts w:eastAsia="Times New Roman"/>
                <w:color w:val="000000" w:themeColor="text1"/>
                <w:sz w:val="18"/>
                <w:szCs w:val="18"/>
                <w:lang w:val="en-US"/>
              </w:rPr>
              <w:t>0.24 [</w:t>
            </w:r>
            <w:r>
              <w:rPr>
                <w:rFonts w:eastAsia="Times New Roman"/>
                <w:i/>
                <w:iCs/>
                <w:color w:val="000000" w:themeColor="text1"/>
                <w:sz w:val="18"/>
                <w:szCs w:val="18"/>
                <w:lang w:val="en-US"/>
              </w:rPr>
              <w:t>s.e.</w:t>
            </w:r>
            <w:r>
              <w:rPr>
                <w:rFonts w:eastAsia="Times New Roman"/>
                <w:color w:val="000000" w:themeColor="text1"/>
                <w:sz w:val="18"/>
                <w:szCs w:val="18"/>
                <w:lang w:val="en-US"/>
              </w:rPr>
              <w:t>: 0.01])</w:t>
            </w:r>
            <w:r>
              <w:rPr>
                <w:rFonts w:eastAsia="Times New Roman"/>
                <w:color w:val="000000" w:themeColor="text1"/>
                <w:sz w:val="18"/>
                <w:szCs w:val="18"/>
              </w:rPr>
              <w:t xml:space="preserve">, but is also more likely to have obtained more years of education </w:t>
            </w:r>
            <w:r>
              <w:rPr>
                <w:rFonts w:eastAsia="Times New Roman"/>
                <w:color w:val="000000" w:themeColor="text1"/>
                <w:sz w:val="18"/>
                <w:szCs w:val="18"/>
                <w:lang w:val="en-US"/>
              </w:rPr>
              <w:t>(</w:t>
            </w:r>
            <w:r>
              <w:rPr>
                <w:rFonts w:eastAsia="Times New Roman"/>
                <w:i/>
                <w:iCs/>
                <w:color w:val="000000" w:themeColor="text1"/>
                <w:sz w:val="18"/>
                <w:szCs w:val="18"/>
                <w:lang w:val="en-US"/>
              </w:rPr>
              <w:t>r=</w:t>
            </w:r>
            <w:r>
              <w:rPr>
                <w:rFonts w:eastAsia="Times New Roman"/>
                <w:color w:val="000000" w:themeColor="text1"/>
                <w:sz w:val="18"/>
                <w:szCs w:val="18"/>
                <w:lang w:val="en-US"/>
              </w:rPr>
              <w:t>0.12 [0.01] averaged across traits; Supplemental Table S3)</w:t>
            </w:r>
            <w:r>
              <w:rPr>
                <w:rFonts w:eastAsia="Times New Roman"/>
                <w:color w:val="000000" w:themeColor="text1"/>
                <w:sz w:val="18"/>
                <w:szCs w:val="18"/>
              </w:rPr>
              <w:t xml:space="preserve">. Recent work has shown that this phenomenon is widespread in real human populations </w:t>
            </w:r>
            <w:r>
              <w:rPr>
                <w:rFonts w:eastAsia="Times New Roman"/>
                <w:color w:val="000000" w:themeColor="text1"/>
                <w:sz w:val="18"/>
                <w:szCs w:val="18"/>
              </w:rPr>
              <w:fldChar w:fldCharType="begin"/>
            </w:r>
            <w:r>
              <w:rPr>
                <w:rFonts w:eastAsia="Times New Roman"/>
                <w:color w:val="000000" w:themeColor="text1"/>
                <w:sz w:val="18"/>
                <w:szCs w:val="18"/>
              </w:rPr>
              <w:instrText xml:space="preserve"> ADDIN ZOTERO_ITEM CSL_CITATION {"citationID":"jQlQuJo7","properties":{"formattedCitation":"({\\i{}1}, {\\i{}19}, {\\i{}41})","plainCitation":"(1, 19, 41)","noteIndex":0},"citationItems":[{"id":"vvbWxtk6/M4KLfRVm","uris":["http://zotero.org/users/2951540/items/57JWWQIF"],"itemData":{"id":"vvbWxtk6/M4KLfRVm","type":"article-journal","abstract":"The observation of genetic correlations between disparate human traits has been interpreted as evidence of widespread pleiotropy. Here, we introduce cross-trait assortative mating (xAM) as an alternative explanation. We observe that xAM affects many phenotypes and that phenotypic cross-mate correlation estimates are strongly associated with genetic correlation estimates (R2 = 74%). We demonstrate that existing xAM plausibly accounts for substantial fractions of genetic correlation estimates and that previously reported genetic correlation estimates between some pairs of psychiatric disorders are congruent with xAM alone. Finally, we provide evidence for a history of xAM at the genetic level using cross-trait even/odd chromosome polygenic score correlations. Together, our results demonstrate that previous reports have likely overestimated the true genetic similarity between many phenotypes.","container-title":"Science","DOI":"10/gsprmk","issue":"6621","note":"29 citations (Crossref) [2023-09-08]\npublisher: American Association for the Advancement of Science\nPMCID: PMC9901291","page":"754-761","source":"science.org (Atypon)","title":"Cross-trait assortative mating is widespread and inflates genetic correlation estimates","volume":"378","author":[{"family":"Border","given":"Richard"},{"family":"Athanasiadis","given":"Georgios"},{"family":"Buil","given":"Alfonso"},{"family":"Schork","given":"Andrew J."},{"family":"Cai","given":"Na"},{"family":"Young","given":"Alexander I."},{"family":"Werge","given":"Thomas"},{"family":"Flint","given":"Jonathan"},{"family":"Kendler","given":"Kenneth S."},{"family":"Sankararaman","given":"Sriram"},{"family":"Dahl","given":"Andy W."},{"family":"Zaitlen","given":"Noah A."}],"issued":{"date-parts":[["2022",11,18]]}}},{"id":219,"uris":["http://zotero.org/users/2951540/items/JMIIBVCF"],"itemData":{"id":219,"type":"article-journal","abstract":"A century after being predicted by theory, the authors detect and quantify the genomic signature of assortative mating in ~400,000 contemporary human genomes, and report new genetic evidence for assortative mating on height and educational attainment.","container-title":"Nature Human Behaviour","DOI":"10/jbt6","ISSN":"2397-3374","issue":"12","journalAbbreviation":"Nat. Hum. Behav.","language":"en","license":"2018 The Author(s), under exclusive licence to Springer Nature Limited","note":"82 citations (Crossref) [2023-09-08]\nCitation Key Alias: YengoImprint2018a","page":"948","source":"www.nature.com","title":"Imprint of assortative mating on the human genome","volume":"2","author":[{"family":"Yengo","given":"Loic"},{"family":"Robinson","given":"Matthew R."},{"family":"Keller","given":"Matthew C."},{"family":"Kemper","given":"Kathryn E."},{"family":"Yang","given":"Yuanhao"},{"family":"Trzaskowski","given":"Maciej"},{"family":"Gratten","given":"Jacob"},{"family":"Turley","given":"Patrick"},{"family":"Cesarini","given":"David"},{"family":"Benjamin","given":"Daniel J."},{"family":"Wray","given":"Naomi R."},{"family":"Goddard","given":"Michael E."},{"family":"Yang","given":"Jian"},{"family":"Visscher","given":"Peter M."}],"issued":{"date-parts":[["2018",12]]}}},{"id":4362,"uris":["http://zotero.org/users/2951540/items/RMU3M2B3","http://zotero.org/users/2951540/items/5YMNNKR3"],"itemData":{"id":4362,"type":"article","abstract":"Emerging evidence has shown that assortative mating (AM) is a key factor that shapes the landscape of complex human traits. It can increase the overall prevalence of disorders, influence occurrences of comorbidities, and bias estimation of genetic architectures. However, there is lack of large-scale studies to examine the cultural differences and the generational trends of AM for psychiatric disorders. Here, using national registry datasets, we conduct the largest scale of AM analyses on nine psychiatric disorders, with up to 1.4 million mated cases and 6 million matched controls. We performed meta-analyses on AM estimates from Taiwan, Denmark, and Sweden, to examine the potential impact of cultural differences. Generational changes for people born after 1930s were investigated as well. We found that AM of psychiatric disorders are consistent across nations and persistent over generations, with a small proportion of disorders showing generational changes of AM. Our results provide additional insight into the mechanisms of AM across psychiatric disorders and have evident implications on the estimation of the genetic architectures of psychiatric disorders.","DOI":"10.1101/2024.09.19.24314024","language":"en","license":"© 2024, Posted by Cold Spring Harbor Laboratory. The copyright holder for this pre-print is the author. All rights reserved. The material may not be redistributed, re-used or adapted without the author's permission.","note":"page: 2024.09.19.24314024\nRead_Status: In Progress\nRead_Status_Date: 2025-04-02T18:54:29.492Z","publisher":"medRxiv","source":"medRxiv","title":"Assortative mating across nine psychiatric disorders is consistent and persistent over cultures and generations","URL":"https://www.medrxiv.org/content/10.1101/2024.09.19.24314024v1","author":[{"family":"Fan","given":"Chun Chieh"},{"family":"Dehkordi","given":"Saeid Rasekhi"},{"family":"Border","given":"Richard"},{"family":"Shao","given":"Lucy"},{"family":"Xu","given":"Bohan"},{"family":"Loughnan","given":"Robert"},{"family":"Thompson","given":"Wesley K."},{"family":"Hsu","given":"Le-Yin"},{"family":"Lin","given":"Mei-Chen"},{"family":"Cheng","given":"Chi-Fung"},{"family":"Lai","given":"Rou-Yi"},{"family":"Su","given":"Mei-Hsin"},{"family":"Kao","given":"Wei-Yi"},{"family":"Werge","given":"Thomas"},{"family":"Wu","given":"Chi-Shin"},{"family":"Schork","given":"Andrew J."},{"family":"Zaitlen","given":"Noah"},{"family":"Demur","given":"Alfonso Buil"},{"family":"Wang","given":"Shi-Heng"}],"accessed":{"date-parts":[["2025",4,2]]},"issued":{"date-parts":[["2024",9,22]]}}}],"schema":"https://github.com/citation-style-language/schema/raw/master/csl-citation.json"} </w:instrText>
            </w:r>
            <w:r>
              <w:rPr>
                <w:rFonts w:eastAsia="Times New Roman"/>
                <w:color w:val="000000" w:themeColor="text1"/>
                <w:sz w:val="18"/>
                <w:szCs w:val="18"/>
              </w:rPr>
              <w:fldChar w:fldCharType="separate"/>
            </w:r>
            <w:r>
              <w:rPr>
                <w:sz w:val="18"/>
              </w:rPr>
              <w:t>(</w:t>
            </w:r>
            <w:r>
              <w:rPr>
                <w:i/>
                <w:iCs/>
                <w:sz w:val="18"/>
              </w:rPr>
              <w:t>1</w:t>
            </w:r>
            <w:r>
              <w:rPr>
                <w:sz w:val="18"/>
              </w:rPr>
              <w:t xml:space="preserve">, </w:t>
            </w:r>
            <w:r>
              <w:rPr>
                <w:i/>
                <w:iCs/>
                <w:sz w:val="18"/>
              </w:rPr>
              <w:t>19</w:t>
            </w:r>
            <w:r>
              <w:rPr>
                <w:sz w:val="18"/>
              </w:rPr>
              <w:t xml:space="preserve">, </w:t>
            </w:r>
            <w:r>
              <w:rPr>
                <w:i/>
                <w:iCs/>
                <w:sz w:val="18"/>
              </w:rPr>
              <w:t>41</w:t>
            </w:r>
            <w:r>
              <w:rPr>
                <w:sz w:val="18"/>
              </w:rPr>
              <w:t>)</w:t>
            </w:r>
            <w:r>
              <w:rPr>
                <w:rFonts w:eastAsia="Times New Roman"/>
                <w:color w:val="000000" w:themeColor="text1"/>
                <w:sz w:val="18"/>
                <w:szCs w:val="18"/>
              </w:rPr>
              <w:fldChar w:fldCharType="end"/>
            </w:r>
            <w:r>
              <w:rPr>
                <w:rFonts w:eastAsia="Times New Roman"/>
                <w:color w:val="000000" w:themeColor="text1"/>
                <w:sz w:val="18"/>
                <w:szCs w:val="18"/>
              </w:rPr>
              <w:t xml:space="preserve">. </w:t>
            </w:r>
            <w:r>
              <w:rPr>
                <w:rFonts w:eastAsia="Times New Roman"/>
                <w:color w:val="000000" w:themeColor="text1"/>
                <w:sz w:val="18"/>
                <w:szCs w:val="18"/>
                <w:lang w:val="en-US"/>
              </w:rPr>
              <w:t xml:space="preserve">Widely used </w:t>
            </w:r>
            <w:r>
              <w:rPr>
                <w:rFonts w:eastAsia="Times New Roman"/>
                <w:color w:val="000000" w:themeColor="text1"/>
                <w:sz w:val="18"/>
                <w:szCs w:val="18"/>
              </w:rPr>
              <w:t>genetic estimators already begin to exhibit bias under this regime</w:t>
            </w:r>
            <w:r>
              <w:rPr>
                <w:rFonts w:eastAsia="Times New Roman"/>
                <w:color w:val="000000" w:themeColor="text1"/>
                <w:sz w:val="18"/>
                <w:szCs w:val="18"/>
                <w:lang w:val="en-US"/>
              </w:rPr>
              <w:t>: for example,</w:t>
            </w:r>
            <w:r>
              <w:rPr>
                <w:rFonts w:eastAsia="Times New Roman"/>
                <w:color w:val="000000" w:themeColor="text1"/>
                <w:sz w:val="18"/>
                <w:szCs w:val="18"/>
              </w:rPr>
              <w:t xml:space="preserve"> variants which affect only height will </w:t>
            </w:r>
            <w:r>
              <w:rPr>
                <w:rFonts w:eastAsia="Times New Roman"/>
                <w:color w:val="000000" w:themeColor="text1"/>
                <w:sz w:val="18"/>
                <w:szCs w:val="18"/>
                <w:lang w:val="en-US"/>
              </w:rPr>
              <w:t>become correlated</w:t>
            </w:r>
            <w:r>
              <w:rPr>
                <w:rFonts w:eastAsia="Times New Roman"/>
                <w:color w:val="000000" w:themeColor="text1"/>
                <w:sz w:val="18"/>
                <w:szCs w:val="18"/>
              </w:rPr>
              <w:t xml:space="preserve"> with variants that affect only educational attainment, inflating estimates of heritability for both traits, as well as estimates of genetic correlation between the two traits</w:t>
            </w:r>
            <w:r>
              <w:rPr>
                <w:rFonts w:eastAsia="Times New Roman"/>
                <w:color w:val="000000" w:themeColor="text1"/>
                <w:sz w:val="18"/>
                <w:szCs w:val="18"/>
                <w:lang w:val="en-US"/>
              </w:rPr>
              <w:t xml:space="preserve"> </w:t>
            </w:r>
            <w:r>
              <w:rPr>
                <w:rFonts w:eastAsia="Times New Roman"/>
                <w:color w:val="000000" w:themeColor="text1"/>
                <w:sz w:val="18"/>
                <w:szCs w:val="18"/>
                <w:lang w:val="en-US"/>
              </w:rPr>
              <w:fldChar w:fldCharType="begin"/>
            </w:r>
            <w:r>
              <w:rPr>
                <w:rFonts w:eastAsia="Times New Roman"/>
                <w:color w:val="000000" w:themeColor="text1"/>
                <w:sz w:val="18"/>
                <w:szCs w:val="18"/>
                <w:lang w:val="en-US"/>
              </w:rPr>
              <w:instrText xml:space="preserve"> ADDIN ZOTERO_ITEM CSL_CITATION {"citationID":"aYovay2W","properties":{"formattedCitation":"({\\i{}1})","plainCitation":"(1)","noteIndex":0},"citationItems":[{"id":"vvbWxtk6/M4KLfRVm","uris":["http://zotero.org/users/2951540/items/57JWWQIF"],"itemData":{"id":"vvbWxtk6/M4KLfRVm","type":"article-journal","abstract":"The observation of genetic correlations between disparate human traits has been interpreted as evidence of widespread pleiotropy. Here, we introduce cross-trait assortative mating (xAM) as an alternative explanation. We observe that xAM affects many phenotypes and that phenotypic cross-mate correlation estimates are strongly associated with genetic correlation estimates (R2 = 74%). We demonstrate that existing xAM plausibly accounts for substantial fractions of genetic correlation estimates and that previously reported genetic correlation estimates between some pairs of psychiatric disorders are congruent with xAM alone. Finally, we provide evidence for a history of xAM at the genetic level using cross-trait even/odd chromosome polygenic score correlations. Together, our results demonstrate that previous reports have likely overestimated the true genetic similarity between many phenotypes.","container-title":"Science","DOI":"10/gsprmk","issue":"6621","note":"29 citations (Crossref) [2023-09-08]\npublisher: American Association for the Advancement of Science\nPMCID: PMC9901291","page":"754-761","source":"science.org (Atypon)","title":"Cross-trait assortative mating is widespread and inflates genetic correlation estimates","volume":"378","author":[{"family":"Border","given":"Richard"},{"family":"Athanasiadis","given":"Georgios"},{"family":"Buil","given":"Alfonso"},{"family":"Schork","given":"Andrew J."},{"family":"Cai","given":"Na"},{"family":"Young","given":"Alexander I."},{"family":"Werge","given":"Thomas"},{"family":"Flint","given":"Jonathan"},{"family":"Kendler","given":"Kenneth S."},{"family":"Sankararaman","given":"Sriram"},{"family":"Dahl","given":"Andy W."},{"family":"Zaitlen","given":"Noah A."}],"issued":{"date-parts":[["2022",11,18]]}}}],"schema":"https://github.com/citation-style-language/schema/raw/master/csl-citation.json"} </w:instrText>
            </w:r>
            <w:r>
              <w:rPr>
                <w:rFonts w:eastAsia="Times New Roman"/>
                <w:color w:val="000000" w:themeColor="text1"/>
                <w:sz w:val="18"/>
                <w:szCs w:val="18"/>
                <w:lang w:val="en-US"/>
              </w:rPr>
              <w:fldChar w:fldCharType="separate"/>
            </w:r>
            <w:r>
              <w:rPr>
                <w:sz w:val="18"/>
              </w:rPr>
              <w:t>(</w:t>
            </w:r>
            <w:r>
              <w:rPr>
                <w:i/>
                <w:iCs/>
                <w:sz w:val="18"/>
              </w:rPr>
              <w:t>1</w:t>
            </w:r>
            <w:r>
              <w:rPr>
                <w:sz w:val="18"/>
              </w:rPr>
              <w:t>)</w:t>
            </w:r>
            <w:r>
              <w:rPr>
                <w:rFonts w:eastAsia="Times New Roman"/>
                <w:color w:val="000000" w:themeColor="text1"/>
                <w:sz w:val="18"/>
                <w:szCs w:val="18"/>
                <w:lang w:val="en-US"/>
              </w:rPr>
              <w:fldChar w:fldCharType="end"/>
            </w:r>
            <w:r>
              <w:rPr>
                <w:rFonts w:eastAsia="Times New Roman"/>
                <w:color w:val="000000" w:themeColor="text1"/>
                <w:sz w:val="18"/>
                <w:szCs w:val="18"/>
              </w:rPr>
              <w:t>.</w:t>
            </w:r>
          </w:p>
        </w:tc>
      </w:tr>
      <w:tr w:rsidR="000A7E31" w14:paraId="23D7229A" w14:textId="77777777">
        <w:tc>
          <w:tcPr>
            <w:tcW w:w="10170" w:type="dxa"/>
            <w:tcBorders>
              <w:top w:val="single" w:sz="4" w:space="0" w:color="000000" w:themeColor="text1"/>
              <w:bottom w:val="single" w:sz="4" w:space="0" w:color="000000" w:themeColor="text1"/>
            </w:tcBorders>
          </w:tcPr>
          <w:p w14:paraId="52FF3668" w14:textId="77777777" w:rsidR="000A7E31" w:rsidRDefault="00000000">
            <w:pPr>
              <w:spacing w:after="0"/>
              <w:ind w:hanging="111"/>
              <w:rPr>
                <w:rFonts w:eastAsia="Times New Roman"/>
                <w:color w:val="000000" w:themeColor="text1"/>
                <w:sz w:val="18"/>
                <w:szCs w:val="18"/>
              </w:rPr>
            </w:pPr>
            <w:r>
              <w:rPr>
                <w:rFonts w:eastAsia="Times New Roman"/>
                <w:b/>
                <w:bCs/>
                <w:color w:val="000000" w:themeColor="text1"/>
                <w:sz w:val="18"/>
                <w:szCs w:val="18"/>
              </w:rPr>
              <w:t>Complex trait</w:t>
            </w:r>
            <w:r>
              <w:rPr>
                <w:rFonts w:eastAsia="Times New Roman"/>
                <w:b/>
                <w:bCs/>
                <w:color w:val="000000" w:themeColor="text1"/>
                <w:sz w:val="18"/>
                <w:szCs w:val="18"/>
                <w:lang w:val="en-US"/>
              </w:rPr>
              <w:t>s</w:t>
            </w:r>
            <w:r>
              <w:rPr>
                <w:rFonts w:eastAsia="Times New Roman"/>
                <w:b/>
                <w:bCs/>
                <w:color w:val="000000" w:themeColor="text1"/>
                <w:sz w:val="18"/>
                <w:szCs w:val="18"/>
              </w:rPr>
              <w:t xml:space="preserve"> </w:t>
            </w:r>
            <w:r>
              <w:rPr>
                <w:rFonts w:eastAsia="Times New Roman"/>
                <w:color w:val="000000" w:themeColor="text1"/>
                <w:sz w:val="18"/>
                <w:szCs w:val="18"/>
              </w:rPr>
              <w:t>are those affected by multiple genetic factors as well as by the environment</w:t>
            </w:r>
            <w:r>
              <w:rPr>
                <w:rFonts w:eastAsia="Times New Roman"/>
                <w:color w:val="000000" w:themeColor="text1"/>
                <w:sz w:val="18"/>
                <w:szCs w:val="18"/>
                <w:lang w:val="en-US"/>
              </w:rPr>
              <w:t>,</w:t>
            </w:r>
            <w:r>
              <w:rPr>
                <w:rFonts w:eastAsia="Times New Roman"/>
                <w:color w:val="000000" w:themeColor="text1"/>
                <w:sz w:val="18"/>
                <w:szCs w:val="18"/>
              </w:rPr>
              <w:t xml:space="preserve"> broadly construed. </w:t>
            </w:r>
          </w:p>
        </w:tc>
      </w:tr>
      <w:tr w:rsidR="000A7E31" w14:paraId="2061731A" w14:textId="77777777">
        <w:tc>
          <w:tcPr>
            <w:tcW w:w="10170" w:type="dxa"/>
            <w:tcBorders>
              <w:top w:val="single" w:sz="4" w:space="0" w:color="000000" w:themeColor="text1"/>
              <w:bottom w:val="single" w:sz="4" w:space="0" w:color="000000" w:themeColor="text1"/>
            </w:tcBorders>
          </w:tcPr>
          <w:p w14:paraId="0F573A3A" w14:textId="77777777" w:rsidR="000A7E31" w:rsidRDefault="00000000">
            <w:pPr>
              <w:spacing w:after="0"/>
              <w:ind w:hanging="111"/>
              <w:rPr>
                <w:rFonts w:eastAsia="Times New Roman"/>
                <w:color w:val="000000" w:themeColor="text1"/>
                <w:sz w:val="18"/>
                <w:szCs w:val="18"/>
              </w:rPr>
            </w:pPr>
            <w:r>
              <w:rPr>
                <w:rFonts w:eastAsia="Times New Roman"/>
                <w:b/>
                <w:bCs/>
                <w:sz w:val="18"/>
                <w:szCs w:val="18"/>
              </w:rPr>
              <w:t>Dominance</w:t>
            </w:r>
            <w:r>
              <w:rPr>
                <w:rFonts w:eastAsia="Times New Roman"/>
                <w:color w:val="000000" w:themeColor="text1"/>
                <w:sz w:val="18"/>
                <w:szCs w:val="18"/>
              </w:rPr>
              <w:t xml:space="preserve"> is a type of non-additive genetic effect in diploid organisms where the effect of a given variant is non-additive in the number of copies present. </w:t>
            </w:r>
            <w:r>
              <w:rPr>
                <w:rFonts w:eastAsia="Times New Roman"/>
                <w:color w:val="000000" w:themeColor="text1"/>
                <w:sz w:val="18"/>
                <w:szCs w:val="18"/>
                <w:lang w:val="en-US"/>
              </w:rPr>
              <w:t>That is</w:t>
            </w:r>
            <w:r>
              <w:rPr>
                <w:rFonts w:eastAsia="Times New Roman"/>
                <w:color w:val="000000" w:themeColor="text1"/>
                <w:sz w:val="18"/>
                <w:szCs w:val="18"/>
              </w:rPr>
              <w:t>, when the average phenotype among heterozygotes does not fall exactly in between the values of homozygotes.</w:t>
            </w:r>
          </w:p>
        </w:tc>
      </w:tr>
      <w:tr w:rsidR="000A7E31" w14:paraId="14ACF5D4" w14:textId="77777777">
        <w:tc>
          <w:tcPr>
            <w:tcW w:w="10170" w:type="dxa"/>
            <w:tcBorders>
              <w:top w:val="single" w:sz="4" w:space="0" w:color="000000" w:themeColor="text1"/>
              <w:bottom w:val="single" w:sz="4" w:space="0" w:color="000000" w:themeColor="text1"/>
            </w:tcBorders>
          </w:tcPr>
          <w:p w14:paraId="5589707B" w14:textId="77777777" w:rsidR="000A7E31" w:rsidRDefault="00000000">
            <w:pPr>
              <w:spacing w:after="0"/>
              <w:ind w:hanging="111"/>
              <w:rPr>
                <w:rFonts w:eastAsia="Times New Roman"/>
                <w:color w:val="000000" w:themeColor="text1"/>
                <w:sz w:val="18"/>
                <w:szCs w:val="18"/>
              </w:rPr>
            </w:pPr>
            <w:r>
              <w:rPr>
                <w:rFonts w:eastAsia="Times New Roman"/>
                <w:b/>
                <w:bCs/>
                <w:sz w:val="18"/>
                <w:szCs w:val="18"/>
              </w:rPr>
              <w:t>Exclusion-restriction criterion</w:t>
            </w:r>
            <w:r>
              <w:rPr>
                <w:rFonts w:eastAsia="Times New Roman"/>
                <w:color w:val="000000" w:themeColor="text1"/>
                <w:sz w:val="18"/>
                <w:szCs w:val="18"/>
              </w:rPr>
              <w:t xml:space="preserve">: one of the assumptions </w:t>
            </w:r>
            <w:r>
              <w:rPr>
                <w:rFonts w:eastAsia="Times New Roman"/>
                <w:color w:val="000000" w:themeColor="text1"/>
                <w:sz w:val="18"/>
                <w:szCs w:val="18"/>
                <w:lang w:val="en-US"/>
              </w:rPr>
              <w:t>required by</w:t>
            </w:r>
            <w:r>
              <w:rPr>
                <w:rFonts w:eastAsia="Times New Roman"/>
                <w:color w:val="000000" w:themeColor="text1"/>
                <w:sz w:val="18"/>
                <w:szCs w:val="18"/>
              </w:rPr>
              <w:t xml:space="preserve"> Mendelian randomization</w:t>
            </w:r>
            <w:r>
              <w:rPr>
                <w:rFonts w:eastAsia="Times New Roman"/>
                <w:color w:val="000000" w:themeColor="text1"/>
                <w:sz w:val="18"/>
                <w:szCs w:val="18"/>
                <w:lang w:val="en-US"/>
              </w:rPr>
              <w:t>, a causal inference method</w:t>
            </w:r>
            <w:r>
              <w:rPr>
                <w:rFonts w:eastAsia="Times New Roman"/>
                <w:color w:val="000000" w:themeColor="text1"/>
                <w:sz w:val="18"/>
                <w:szCs w:val="18"/>
              </w:rPr>
              <w:t xml:space="preserve">. It states that the genetic variant studied in the experiment is associated with the outcome only via the exposure. Pleiotropy trivially violates this assumption, but biases in our association estimates due to population structure, vertical transmission, or assortative mating </w:t>
            </w:r>
            <w:r>
              <w:rPr>
                <w:rFonts w:eastAsia="Times New Roman"/>
                <w:color w:val="000000" w:themeColor="text1"/>
                <w:sz w:val="18"/>
                <w:szCs w:val="18"/>
                <w:lang w:val="en-US"/>
              </w:rPr>
              <w:t xml:space="preserve">can </w:t>
            </w:r>
            <w:r>
              <w:rPr>
                <w:rFonts w:eastAsia="Times New Roman"/>
                <w:color w:val="000000" w:themeColor="text1"/>
                <w:sz w:val="18"/>
                <w:szCs w:val="18"/>
              </w:rPr>
              <w:t>also violate this assumption.</w:t>
            </w:r>
            <w:r>
              <w:rPr>
                <w:rFonts w:eastAsia="Times New Roman"/>
                <w:color w:val="000000" w:themeColor="text1"/>
                <w:sz w:val="18"/>
                <w:szCs w:val="18"/>
                <w:lang w:val="en-US"/>
              </w:rPr>
              <w:t xml:space="preserve"> </w:t>
            </w:r>
          </w:p>
        </w:tc>
      </w:tr>
      <w:tr w:rsidR="000A7E31" w14:paraId="4D31B805" w14:textId="77777777">
        <w:tc>
          <w:tcPr>
            <w:tcW w:w="10170" w:type="dxa"/>
            <w:tcBorders>
              <w:top w:val="single" w:sz="4" w:space="0" w:color="000000" w:themeColor="text1"/>
              <w:bottom w:val="single" w:sz="4" w:space="0" w:color="000000" w:themeColor="text1"/>
            </w:tcBorders>
          </w:tcPr>
          <w:p w14:paraId="4A5F8302" w14:textId="77777777" w:rsidR="000A7E31" w:rsidRDefault="00000000">
            <w:pPr>
              <w:spacing w:after="0"/>
              <w:ind w:hanging="111"/>
              <w:rPr>
                <w:rFonts w:eastAsia="Times New Roman"/>
                <w:color w:val="000000" w:themeColor="text1"/>
                <w:sz w:val="18"/>
                <w:szCs w:val="18"/>
              </w:rPr>
            </w:pPr>
            <w:r>
              <w:rPr>
                <w:rFonts w:eastAsia="Times New Roman"/>
                <w:b/>
                <w:bCs/>
                <w:sz w:val="18"/>
                <w:szCs w:val="18"/>
              </w:rPr>
              <w:t xml:space="preserve">Gene-environment interactions </w:t>
            </w:r>
            <w:r>
              <w:rPr>
                <w:rFonts w:eastAsia="Times New Roman"/>
                <w:sz w:val="18"/>
                <w:szCs w:val="18"/>
              </w:rPr>
              <w:t xml:space="preserve">are present when </w:t>
            </w:r>
            <w:r>
              <w:rPr>
                <w:rFonts w:eastAsia="Times New Roman"/>
                <w:color w:val="000000" w:themeColor="text1"/>
                <w:sz w:val="18"/>
                <w:szCs w:val="18"/>
              </w:rPr>
              <w:t>the effect of one genetic variant depends on a non-genetic factor.</w:t>
            </w:r>
          </w:p>
        </w:tc>
      </w:tr>
      <w:tr w:rsidR="000A7E31" w14:paraId="0EAAD4D1" w14:textId="77777777">
        <w:tc>
          <w:tcPr>
            <w:tcW w:w="10170" w:type="dxa"/>
            <w:tcBorders>
              <w:top w:val="single" w:sz="4" w:space="0" w:color="000000" w:themeColor="text1"/>
              <w:bottom w:val="single" w:sz="4" w:space="0" w:color="000000" w:themeColor="text1"/>
            </w:tcBorders>
          </w:tcPr>
          <w:p w14:paraId="076D7EEC" w14:textId="77777777" w:rsidR="000A7E31" w:rsidRDefault="00000000">
            <w:pPr>
              <w:spacing w:after="0"/>
              <w:ind w:hanging="111"/>
              <w:rPr>
                <w:rFonts w:eastAsia="Times New Roman"/>
                <w:color w:val="000000" w:themeColor="text1"/>
                <w:sz w:val="18"/>
                <w:szCs w:val="18"/>
              </w:rPr>
            </w:pPr>
            <w:r>
              <w:rPr>
                <w:rFonts w:eastAsia="Times New Roman"/>
                <w:b/>
                <w:bCs/>
                <w:sz w:val="18"/>
                <w:szCs w:val="18"/>
              </w:rPr>
              <w:t xml:space="preserve">Gene-gene interactions </w:t>
            </w:r>
            <w:r>
              <w:rPr>
                <w:rFonts w:eastAsia="Times New Roman"/>
                <w:sz w:val="18"/>
                <w:szCs w:val="18"/>
              </w:rPr>
              <w:t xml:space="preserve">are present when </w:t>
            </w:r>
            <w:r>
              <w:rPr>
                <w:rFonts w:eastAsia="Times New Roman"/>
                <w:color w:val="000000" w:themeColor="text1"/>
                <w:sz w:val="18"/>
                <w:szCs w:val="18"/>
              </w:rPr>
              <w:t>the effect of one genetic variant depend</w:t>
            </w:r>
            <w:r>
              <w:rPr>
                <w:rFonts w:eastAsia="Times New Roman"/>
                <w:color w:val="000000" w:themeColor="text1"/>
                <w:sz w:val="18"/>
                <w:szCs w:val="18"/>
                <w:lang w:val="en-US"/>
              </w:rPr>
              <w:t>s</w:t>
            </w:r>
            <w:r>
              <w:rPr>
                <w:rFonts w:eastAsia="Times New Roman"/>
                <w:color w:val="000000" w:themeColor="text1"/>
                <w:sz w:val="18"/>
                <w:szCs w:val="18"/>
              </w:rPr>
              <w:t xml:space="preserve"> on another genetic variant.</w:t>
            </w:r>
          </w:p>
        </w:tc>
      </w:tr>
      <w:tr w:rsidR="000A7E31" w14:paraId="515727C5" w14:textId="77777777">
        <w:tc>
          <w:tcPr>
            <w:tcW w:w="10170" w:type="dxa"/>
            <w:tcBorders>
              <w:top w:val="single" w:sz="4" w:space="0" w:color="000000" w:themeColor="text1"/>
              <w:bottom w:val="single" w:sz="4" w:space="0" w:color="000000" w:themeColor="text1"/>
            </w:tcBorders>
          </w:tcPr>
          <w:p w14:paraId="4AB3086D" w14:textId="77777777" w:rsidR="000A7E31" w:rsidRDefault="00000000">
            <w:pPr>
              <w:spacing w:after="0"/>
              <w:ind w:hanging="111"/>
              <w:rPr>
                <w:rFonts w:eastAsia="Times New Roman"/>
                <w:b/>
                <w:bCs/>
                <w:color w:val="000000" w:themeColor="text1"/>
                <w:sz w:val="18"/>
                <w:szCs w:val="18"/>
              </w:rPr>
            </w:pPr>
            <w:r>
              <w:rPr>
                <w:rFonts w:eastAsia="Times New Roman"/>
                <w:b/>
                <w:bCs/>
                <w:color w:val="000000" w:themeColor="text1"/>
                <w:sz w:val="18"/>
                <w:szCs w:val="18"/>
              </w:rPr>
              <w:t>Genetic correlation</w:t>
            </w:r>
            <w:r>
              <w:rPr>
                <w:rFonts w:eastAsia="Times New Roman"/>
                <w:color w:val="000000" w:themeColor="text1"/>
                <w:sz w:val="18"/>
                <w:szCs w:val="18"/>
              </w:rPr>
              <w:t xml:space="preserve"> is a statistical measure of </w:t>
            </w:r>
            <w:r>
              <w:rPr>
                <w:rFonts w:eastAsia="Times New Roman"/>
                <w:color w:val="000000" w:themeColor="text1"/>
                <w:sz w:val="18"/>
                <w:szCs w:val="18"/>
                <w:lang w:val="en-US"/>
              </w:rPr>
              <w:t>the genetic similarity of two traits and can be defined in terms of effects—i.e., the extent to which direct genetic effects are correlated across traits—or in terms of polygenic indices—the extent to which genetic liabilities are correlated across traits. Though most widely used statistical models fail to distinguish between these definitions, xAM only affects the latter, leading to model misspecification.</w:t>
            </w:r>
          </w:p>
        </w:tc>
      </w:tr>
      <w:tr w:rsidR="000A7E31" w14:paraId="1409CFFB" w14:textId="77777777">
        <w:tc>
          <w:tcPr>
            <w:tcW w:w="10170" w:type="dxa"/>
            <w:tcBorders>
              <w:top w:val="single" w:sz="4" w:space="0" w:color="000000" w:themeColor="text1"/>
              <w:bottom w:val="single" w:sz="4" w:space="0" w:color="000000" w:themeColor="text1"/>
            </w:tcBorders>
          </w:tcPr>
          <w:p w14:paraId="179D992B" w14:textId="77777777" w:rsidR="000A7E31" w:rsidRDefault="00000000">
            <w:pPr>
              <w:spacing w:after="0"/>
              <w:ind w:hanging="111"/>
              <w:rPr>
                <w:rFonts w:eastAsia="Times New Roman"/>
                <w:color w:val="000000" w:themeColor="text1"/>
                <w:sz w:val="18"/>
                <w:szCs w:val="18"/>
              </w:rPr>
            </w:pPr>
            <w:r>
              <w:rPr>
                <w:rFonts w:eastAsia="Times New Roman"/>
                <w:b/>
                <w:bCs/>
                <w:color w:val="000000" w:themeColor="text1"/>
                <w:sz w:val="18"/>
                <w:szCs w:val="18"/>
              </w:rPr>
              <w:t>Heritability</w:t>
            </w:r>
            <w:r>
              <w:rPr>
                <w:rFonts w:eastAsia="Times New Roman"/>
                <w:color w:val="000000" w:themeColor="text1"/>
                <w:sz w:val="18"/>
                <w:szCs w:val="18"/>
              </w:rPr>
              <w:t xml:space="preserve"> refers to the ratio of additive genetic variance to total phenotypic variance. </w:t>
            </w:r>
            <w:r>
              <w:rPr>
                <w:rFonts w:eastAsia="Times New Roman"/>
                <w:color w:val="000000" w:themeColor="text1"/>
                <w:sz w:val="18"/>
                <w:szCs w:val="18"/>
                <w:lang w:val="en-US"/>
              </w:rPr>
              <w:t>Th</w:t>
            </w:r>
            <w:r>
              <w:rPr>
                <w:rFonts w:eastAsia="Times New Roman"/>
                <w:color w:val="000000" w:themeColor="text1"/>
                <w:sz w:val="18"/>
                <w:szCs w:val="18"/>
              </w:rPr>
              <w:t xml:space="preserve">is quantity depends on the covariance structure of </w:t>
            </w:r>
            <w:r>
              <w:rPr>
                <w:rFonts w:eastAsia="Times New Roman"/>
                <w:color w:val="000000" w:themeColor="text1"/>
                <w:sz w:val="18"/>
                <w:szCs w:val="18"/>
                <w:lang w:val="en-US"/>
              </w:rPr>
              <w:t>genetic and non-genetic factors.</w:t>
            </w:r>
            <w:r>
              <w:rPr>
                <w:rFonts w:eastAsia="Times New Roman"/>
                <w:color w:val="000000" w:themeColor="text1"/>
                <w:sz w:val="18"/>
                <w:szCs w:val="18"/>
              </w:rPr>
              <w:t xml:space="preserve"> Heritability is not a measure of genetic determinism.</w:t>
            </w:r>
          </w:p>
        </w:tc>
      </w:tr>
      <w:tr w:rsidR="000A7E31" w14:paraId="5DD3E793" w14:textId="77777777">
        <w:tc>
          <w:tcPr>
            <w:tcW w:w="10170" w:type="dxa"/>
            <w:tcBorders>
              <w:top w:val="single" w:sz="4" w:space="0" w:color="000000" w:themeColor="text1"/>
              <w:bottom w:val="single" w:sz="4" w:space="0" w:color="000000" w:themeColor="text1"/>
            </w:tcBorders>
          </w:tcPr>
          <w:p w14:paraId="577C7CFD" w14:textId="77777777" w:rsidR="000A7E31" w:rsidRDefault="00000000">
            <w:pPr>
              <w:spacing w:after="0"/>
              <w:ind w:hanging="111"/>
              <w:rPr>
                <w:rFonts w:eastAsia="Times New Roman"/>
                <w:color w:val="000000" w:themeColor="text1"/>
                <w:sz w:val="18"/>
                <w:szCs w:val="18"/>
              </w:rPr>
            </w:pPr>
            <w:r>
              <w:rPr>
                <w:rFonts w:eastAsia="Times New Roman"/>
                <w:color w:val="000000" w:themeColor="text1"/>
                <w:sz w:val="18"/>
                <w:szCs w:val="18"/>
                <w:lang w:val="en-US"/>
              </w:rPr>
              <w:t xml:space="preserve">In contrast to </w:t>
            </w:r>
            <w:r>
              <w:rPr>
                <w:rFonts w:eastAsia="Times New Roman"/>
                <w:i/>
                <w:iCs/>
                <w:color w:val="000000" w:themeColor="text1"/>
                <w:sz w:val="18"/>
                <w:szCs w:val="18"/>
              </w:rPr>
              <w:t>direct genetic effects</w:t>
            </w:r>
            <w:r>
              <w:rPr>
                <w:rFonts w:eastAsia="Times New Roman"/>
                <w:color w:val="000000" w:themeColor="text1"/>
                <w:sz w:val="18"/>
                <w:szCs w:val="18"/>
                <w:lang w:val="en-US"/>
              </w:rPr>
              <w:t xml:space="preserve">—the biologically mediated </w:t>
            </w:r>
            <w:r>
              <w:rPr>
                <w:rFonts w:eastAsia="Times New Roman"/>
                <w:color w:val="000000" w:themeColor="text1"/>
                <w:sz w:val="18"/>
                <w:szCs w:val="18"/>
              </w:rPr>
              <w:t>effect of a genetic variant possessed by individual A on individual A’s phenotype</w:t>
            </w:r>
            <w:r>
              <w:rPr>
                <w:rFonts w:eastAsia="Times New Roman"/>
                <w:color w:val="000000" w:themeColor="text1"/>
                <w:sz w:val="18"/>
                <w:szCs w:val="18"/>
                <w:lang w:val="en-US"/>
              </w:rPr>
              <w:t>—</w:t>
            </w:r>
            <w:r>
              <w:rPr>
                <w:rFonts w:eastAsia="Times New Roman"/>
                <w:b/>
                <w:bCs/>
                <w:color w:val="000000" w:themeColor="text1"/>
                <w:sz w:val="18"/>
                <w:szCs w:val="18"/>
              </w:rPr>
              <w:t>indirect genetic effects</w:t>
            </w:r>
            <w:r>
              <w:rPr>
                <w:rFonts w:eastAsia="Times New Roman"/>
                <w:color w:val="000000" w:themeColor="text1"/>
                <w:sz w:val="18"/>
                <w:szCs w:val="18"/>
              </w:rPr>
              <w:t xml:space="preserve"> </w:t>
            </w:r>
            <w:r>
              <w:rPr>
                <w:rFonts w:eastAsia="Times New Roman"/>
                <w:color w:val="000000" w:themeColor="text1"/>
                <w:sz w:val="18"/>
                <w:szCs w:val="18"/>
                <w:lang w:val="en-US"/>
              </w:rPr>
              <w:t>occur when genetic variants “tags” other causal factors external to a given individual.</w:t>
            </w:r>
            <w:r>
              <w:rPr>
                <w:rFonts w:eastAsia="Times New Roman"/>
                <w:color w:val="000000" w:themeColor="text1"/>
                <w:sz w:val="18"/>
                <w:szCs w:val="18"/>
              </w:rPr>
              <w:t xml:space="preserve"> For example, </w:t>
            </w:r>
            <w:r>
              <w:rPr>
                <w:rFonts w:eastAsia="Times New Roman"/>
                <w:color w:val="000000" w:themeColor="text1"/>
                <w:sz w:val="18"/>
                <w:szCs w:val="18"/>
                <w:lang w:val="en-US"/>
              </w:rPr>
              <w:t xml:space="preserve">if a particular </w:t>
            </w:r>
            <w:r>
              <w:rPr>
                <w:rFonts w:eastAsia="Times New Roman"/>
                <w:color w:val="000000" w:themeColor="text1"/>
                <w:sz w:val="18"/>
                <w:szCs w:val="18"/>
              </w:rPr>
              <w:t xml:space="preserve">variant affects </w:t>
            </w:r>
            <w:r>
              <w:rPr>
                <w:rFonts w:eastAsia="Times New Roman"/>
                <w:color w:val="000000" w:themeColor="text1"/>
                <w:sz w:val="18"/>
                <w:szCs w:val="18"/>
                <w:lang w:val="en-US"/>
              </w:rPr>
              <w:t>parenting behaviors</w:t>
            </w:r>
            <w:r>
              <w:rPr>
                <w:rFonts w:eastAsia="Times New Roman"/>
                <w:color w:val="000000" w:themeColor="text1"/>
                <w:sz w:val="18"/>
                <w:szCs w:val="18"/>
              </w:rPr>
              <w:t xml:space="preserve">, </w:t>
            </w:r>
            <w:r>
              <w:rPr>
                <w:rFonts w:eastAsia="Times New Roman"/>
                <w:color w:val="000000" w:themeColor="text1"/>
                <w:sz w:val="18"/>
                <w:szCs w:val="18"/>
                <w:lang w:val="en-US"/>
              </w:rPr>
              <w:t xml:space="preserve">parents </w:t>
            </w:r>
            <w:r>
              <w:rPr>
                <w:rFonts w:eastAsia="Times New Roman"/>
                <w:color w:val="000000" w:themeColor="text1"/>
                <w:sz w:val="18"/>
                <w:szCs w:val="18"/>
              </w:rPr>
              <w:t>vertically transmit some portion of that trait to their offspring via the environment. This variant will have an indirect effect on the offspring</w:t>
            </w:r>
            <w:r>
              <w:rPr>
                <w:rFonts w:eastAsia="Times New Roman"/>
                <w:color w:val="000000" w:themeColor="text1"/>
                <w:sz w:val="18"/>
                <w:szCs w:val="18"/>
                <w:lang w:val="en-US"/>
              </w:rPr>
              <w:t xml:space="preserve"> mediated through the rearing environment</w:t>
            </w:r>
            <w:r>
              <w:rPr>
                <w:rFonts w:eastAsia="Times New Roman"/>
                <w:color w:val="000000" w:themeColor="text1"/>
                <w:sz w:val="18"/>
                <w:szCs w:val="18"/>
              </w:rPr>
              <w:t>.</w:t>
            </w:r>
          </w:p>
        </w:tc>
      </w:tr>
      <w:tr w:rsidR="000A7E31" w14:paraId="1D3AF3DB" w14:textId="77777777">
        <w:trPr>
          <w:trHeight w:val="706"/>
        </w:trPr>
        <w:tc>
          <w:tcPr>
            <w:tcW w:w="10170" w:type="dxa"/>
            <w:tcBorders>
              <w:top w:val="single" w:sz="4" w:space="0" w:color="000000" w:themeColor="text1"/>
              <w:bottom w:val="single" w:sz="4" w:space="0" w:color="000000" w:themeColor="text1"/>
            </w:tcBorders>
          </w:tcPr>
          <w:p w14:paraId="2567E14C" w14:textId="77777777" w:rsidR="000A7E31" w:rsidRDefault="00000000">
            <w:pPr>
              <w:spacing w:after="0"/>
              <w:ind w:hanging="111"/>
              <w:rPr>
                <w:rFonts w:eastAsia="Times New Roman"/>
                <w:color w:val="000000" w:themeColor="text1"/>
                <w:sz w:val="18"/>
                <w:szCs w:val="18"/>
              </w:rPr>
            </w:pPr>
            <w:r>
              <w:rPr>
                <w:rFonts w:eastAsia="Times New Roman"/>
                <w:b/>
                <w:bCs/>
                <w:sz w:val="18"/>
                <w:szCs w:val="18"/>
              </w:rPr>
              <w:t>Mendelian randomization</w:t>
            </w:r>
            <w:r>
              <w:rPr>
                <w:rFonts w:eastAsia="Times New Roman"/>
                <w:color w:val="000000" w:themeColor="text1"/>
                <w:sz w:val="18"/>
                <w:szCs w:val="18"/>
              </w:rPr>
              <w:t xml:space="preserve"> uses genetic variation induced by segregation and random assortment to study the causal effect of an exposure phenotype on another outcome phenotype. More precisely, the effects of a genetic variant on the two phenotypes are compared; if there is any difference, we can infer a causal relationship under </w:t>
            </w:r>
            <w:r>
              <w:rPr>
                <w:rFonts w:eastAsia="Times New Roman"/>
                <w:color w:val="000000" w:themeColor="text1"/>
                <w:sz w:val="18"/>
                <w:szCs w:val="18"/>
                <w:lang w:val="en-US"/>
              </w:rPr>
              <w:t xml:space="preserve">a number of strong </w:t>
            </w:r>
            <w:r>
              <w:rPr>
                <w:rFonts w:eastAsia="Times New Roman"/>
                <w:color w:val="000000" w:themeColor="text1"/>
                <w:sz w:val="18"/>
                <w:szCs w:val="18"/>
              </w:rPr>
              <w:t>assumptions</w:t>
            </w:r>
            <w:r>
              <w:rPr>
                <w:rFonts w:eastAsia="Times New Roman"/>
                <w:color w:val="000000" w:themeColor="text1"/>
                <w:sz w:val="18"/>
                <w:szCs w:val="18"/>
                <w:lang w:val="en-US"/>
              </w:rPr>
              <w:t xml:space="preserve">. </w:t>
            </w:r>
          </w:p>
        </w:tc>
      </w:tr>
      <w:tr w:rsidR="000A7E31" w14:paraId="06A2B1CB" w14:textId="77777777">
        <w:tc>
          <w:tcPr>
            <w:tcW w:w="10170" w:type="dxa"/>
            <w:tcBorders>
              <w:top w:val="single" w:sz="4" w:space="0" w:color="000000" w:themeColor="text1"/>
              <w:bottom w:val="single" w:sz="4" w:space="0" w:color="000000" w:themeColor="text1"/>
            </w:tcBorders>
          </w:tcPr>
          <w:p w14:paraId="79A9EAD4" w14:textId="77777777" w:rsidR="000A7E31" w:rsidRDefault="00000000">
            <w:pPr>
              <w:spacing w:after="0"/>
              <w:ind w:hanging="111"/>
              <w:rPr>
                <w:rFonts w:eastAsia="Times New Roman"/>
                <w:color w:val="000000" w:themeColor="text1"/>
                <w:sz w:val="18"/>
                <w:szCs w:val="18"/>
              </w:rPr>
            </w:pPr>
            <w:r>
              <w:rPr>
                <w:rFonts w:eastAsia="Times New Roman"/>
                <w:b/>
                <w:bCs/>
                <w:color w:val="000000" w:themeColor="text1"/>
                <w:sz w:val="18"/>
                <w:szCs w:val="18"/>
              </w:rPr>
              <w:t xml:space="preserve">Multivariate </w:t>
            </w:r>
            <w:r>
              <w:rPr>
                <w:rFonts w:eastAsia="Times New Roman"/>
                <w:b/>
                <w:bCs/>
                <w:color w:val="000000" w:themeColor="text1"/>
                <w:sz w:val="18"/>
                <w:szCs w:val="18"/>
                <w:lang w:val="en-US"/>
              </w:rPr>
              <w:t>xAM</w:t>
            </w:r>
            <w:r>
              <w:rPr>
                <w:rFonts w:eastAsia="Times New Roman"/>
                <w:color w:val="000000" w:themeColor="text1"/>
                <w:sz w:val="18"/>
                <w:szCs w:val="18"/>
              </w:rPr>
              <w:t xml:space="preserve"> generalizes the bivariate case; here several traits are correlated with one another across </w:t>
            </w:r>
            <w:r>
              <w:rPr>
                <w:rFonts w:eastAsia="Times New Roman"/>
                <w:color w:val="000000" w:themeColor="text1"/>
                <w:sz w:val="18"/>
                <w:szCs w:val="18"/>
                <w:lang w:val="en-US"/>
              </w:rPr>
              <w:t>mates</w:t>
            </w:r>
            <w:r>
              <w:rPr>
                <w:rFonts w:eastAsia="Times New Roman"/>
                <w:color w:val="000000" w:themeColor="text1"/>
                <w:sz w:val="18"/>
                <w:szCs w:val="18"/>
              </w:rPr>
              <w:t xml:space="preserve">. </w:t>
            </w:r>
            <w:r>
              <w:rPr>
                <w:rFonts w:eastAsia="Times New Roman"/>
                <w:color w:val="000000" w:themeColor="text1"/>
                <w:sz w:val="18"/>
                <w:szCs w:val="18"/>
                <w:lang w:val="en-US"/>
              </w:rPr>
              <w:t xml:space="preserve">Multivariate xAM might be </w:t>
            </w:r>
            <w:r>
              <w:rPr>
                <w:rFonts w:eastAsia="Times New Roman"/>
                <w:i/>
                <w:iCs/>
                <w:color w:val="000000" w:themeColor="text1"/>
                <w:sz w:val="18"/>
                <w:szCs w:val="18"/>
                <w:lang w:val="en-US"/>
              </w:rPr>
              <w:t>low-dimensional</w:t>
            </w:r>
            <w:r>
              <w:rPr>
                <w:rFonts w:eastAsia="Times New Roman"/>
                <w:color w:val="000000" w:themeColor="text1"/>
                <w:sz w:val="18"/>
                <w:szCs w:val="18"/>
                <w:lang w:val="en-US"/>
              </w:rPr>
              <w:t xml:space="preserve"> in the sense that correlations across mates can be explained by a single index comprised of multiple phenotypes, or </w:t>
            </w:r>
            <w:r>
              <w:rPr>
                <w:rFonts w:eastAsia="Times New Roman"/>
                <w:i/>
                <w:iCs/>
                <w:color w:val="000000" w:themeColor="text1"/>
                <w:sz w:val="18"/>
                <w:szCs w:val="18"/>
                <w:lang w:val="en-US"/>
              </w:rPr>
              <w:t>high-dimensional</w:t>
            </w:r>
            <w:r>
              <w:rPr>
                <w:rFonts w:eastAsia="Times New Roman"/>
                <w:color w:val="000000" w:themeColor="text1"/>
                <w:sz w:val="18"/>
                <w:szCs w:val="18"/>
                <w:lang w:val="en-US"/>
              </w:rPr>
              <w:t xml:space="preserve"> in the sense that there is no one index that can explain cross-mate correlations. Our results suggest that xAM is high-dimensional (Figures 1a-1b). See Supplementary </w:t>
            </w:r>
            <w:r>
              <w:rPr>
                <w:sz w:val="18"/>
                <w:szCs w:val="18"/>
              </w:rPr>
              <w:fldChar w:fldCharType="begin"/>
            </w:r>
            <w:r>
              <w:rPr>
                <w:sz w:val="18"/>
                <w:szCs w:val="18"/>
              </w:rPr>
              <w:instrText xml:space="preserve"> REF _Ref171341603 \h  \* MERGEFORMAT </w:instrText>
            </w:r>
            <w:r>
              <w:rPr>
                <w:sz w:val="18"/>
                <w:szCs w:val="18"/>
              </w:rPr>
            </w:r>
            <w:r>
              <w:rPr>
                <w:sz w:val="18"/>
                <w:szCs w:val="18"/>
              </w:rPr>
              <w:fldChar w:fldCharType="separate"/>
            </w:r>
            <w:r>
              <w:rPr>
                <w:sz w:val="18"/>
                <w:szCs w:val="18"/>
              </w:rPr>
              <w:t>Figures S20</w:t>
            </w:r>
            <w:r>
              <w:rPr>
                <w:sz w:val="18"/>
                <w:szCs w:val="18"/>
              </w:rPr>
              <w:fldChar w:fldCharType="end"/>
            </w:r>
            <w:r>
              <w:rPr>
                <w:sz w:val="18"/>
                <w:szCs w:val="18"/>
                <w:lang w:val="en-US"/>
              </w:rPr>
              <w:t>-</w:t>
            </w:r>
            <w:r>
              <w:rPr>
                <w:sz w:val="18"/>
                <w:szCs w:val="18"/>
              </w:rPr>
              <w:fldChar w:fldCharType="begin"/>
            </w:r>
            <w:r>
              <w:rPr>
                <w:sz w:val="18"/>
                <w:szCs w:val="18"/>
              </w:rPr>
              <w:instrText xml:space="preserve"> REF _Ref171341609 \h  \* MERGEFORMAT </w:instrText>
            </w:r>
            <w:r>
              <w:rPr>
                <w:sz w:val="18"/>
                <w:szCs w:val="18"/>
              </w:rPr>
            </w:r>
            <w:r>
              <w:rPr>
                <w:sz w:val="18"/>
                <w:szCs w:val="18"/>
              </w:rPr>
              <w:fldChar w:fldCharType="separate"/>
            </w:r>
            <w:r>
              <w:rPr>
                <w:sz w:val="18"/>
                <w:szCs w:val="18"/>
              </w:rPr>
              <w:t>S21</w:t>
            </w:r>
            <w:r>
              <w:rPr>
                <w:sz w:val="18"/>
                <w:szCs w:val="18"/>
              </w:rPr>
              <w:fldChar w:fldCharType="end"/>
            </w:r>
            <w:r>
              <w:rPr>
                <w:sz w:val="18"/>
                <w:szCs w:val="18"/>
                <w:lang w:val="en-US"/>
              </w:rPr>
              <w:t xml:space="preserve"> for graphical examples.</w:t>
            </w:r>
          </w:p>
        </w:tc>
      </w:tr>
      <w:tr w:rsidR="000A7E31" w14:paraId="40D7E2FC" w14:textId="77777777">
        <w:tc>
          <w:tcPr>
            <w:tcW w:w="10170" w:type="dxa"/>
            <w:tcBorders>
              <w:top w:val="single" w:sz="4" w:space="0" w:color="000000" w:themeColor="text1"/>
              <w:bottom w:val="single" w:sz="4" w:space="0" w:color="000000" w:themeColor="text1"/>
            </w:tcBorders>
          </w:tcPr>
          <w:p w14:paraId="2A8B6614" w14:textId="77777777" w:rsidR="000A7E31" w:rsidRDefault="00000000">
            <w:pPr>
              <w:spacing w:after="0"/>
              <w:ind w:hanging="111"/>
              <w:rPr>
                <w:rFonts w:eastAsia="Times New Roman"/>
                <w:color w:val="000000" w:themeColor="text1"/>
                <w:sz w:val="18"/>
                <w:szCs w:val="18"/>
              </w:rPr>
            </w:pPr>
            <w:r>
              <w:rPr>
                <w:rFonts w:eastAsia="Times New Roman"/>
                <w:b/>
                <w:bCs/>
                <w:color w:val="000000" w:themeColor="text1"/>
                <w:sz w:val="18"/>
                <w:szCs w:val="18"/>
              </w:rPr>
              <w:t>Off-target associations</w:t>
            </w:r>
            <w:r>
              <w:rPr>
                <w:rFonts w:eastAsia="Times New Roman"/>
                <w:color w:val="000000" w:themeColor="text1"/>
                <w:sz w:val="18"/>
                <w:szCs w:val="18"/>
              </w:rPr>
              <w:t xml:space="preserve"> are statistical associations between genotypes and a phenotypes </w:t>
            </w:r>
            <w:r>
              <w:rPr>
                <w:rFonts w:eastAsia="Times New Roman"/>
                <w:color w:val="000000" w:themeColor="text1"/>
                <w:sz w:val="18"/>
                <w:szCs w:val="18"/>
                <w:lang w:val="en-US"/>
              </w:rPr>
              <w:t xml:space="preserve">that do not reflect </w:t>
            </w:r>
            <w:r>
              <w:rPr>
                <w:rFonts w:eastAsia="Times New Roman"/>
                <w:color w:val="000000" w:themeColor="text1"/>
                <w:sz w:val="18"/>
                <w:szCs w:val="18"/>
              </w:rPr>
              <w:t xml:space="preserve">causal </w:t>
            </w:r>
            <w:r>
              <w:rPr>
                <w:rFonts w:eastAsia="Times New Roman"/>
                <w:i/>
                <w:iCs/>
                <w:color w:val="000000" w:themeColor="text1"/>
                <w:sz w:val="18"/>
                <w:szCs w:val="18"/>
                <w:lang w:val="en-US"/>
              </w:rPr>
              <w:t xml:space="preserve">direct genetic </w:t>
            </w:r>
            <w:r>
              <w:rPr>
                <w:rFonts w:eastAsia="Times New Roman"/>
                <w:i/>
                <w:iCs/>
                <w:color w:val="000000" w:themeColor="text1"/>
                <w:sz w:val="18"/>
                <w:szCs w:val="18"/>
              </w:rPr>
              <w:t>effect</w:t>
            </w:r>
            <w:r>
              <w:rPr>
                <w:rFonts w:eastAsia="Times New Roman"/>
                <w:i/>
                <w:iCs/>
                <w:color w:val="000000" w:themeColor="text1"/>
                <w:sz w:val="18"/>
                <w:szCs w:val="18"/>
                <w:lang w:val="en-US"/>
              </w:rPr>
              <w:t xml:space="preserve">s </w:t>
            </w:r>
            <w:r>
              <w:rPr>
                <w:rFonts w:eastAsia="Times New Roman"/>
                <w:color w:val="000000" w:themeColor="text1"/>
                <w:sz w:val="18"/>
                <w:szCs w:val="18"/>
                <w:lang w:val="en-US"/>
              </w:rPr>
              <w:t>on the phenotype of interest. Under xAM, causal variants affecting one phenotype become correlated with all causal variants affecting any trait under assortment with the trait of interest, leading to off-target associations.</w:t>
            </w:r>
          </w:p>
        </w:tc>
      </w:tr>
      <w:tr w:rsidR="000A7E31" w14:paraId="67FC3016" w14:textId="77777777">
        <w:tc>
          <w:tcPr>
            <w:tcW w:w="10170" w:type="dxa"/>
            <w:tcBorders>
              <w:top w:val="single" w:sz="4" w:space="0" w:color="000000" w:themeColor="text1"/>
              <w:bottom w:val="single" w:sz="4" w:space="0" w:color="000000" w:themeColor="text1"/>
            </w:tcBorders>
          </w:tcPr>
          <w:p w14:paraId="352BAF98" w14:textId="77777777" w:rsidR="000A7E31" w:rsidRDefault="00000000">
            <w:pPr>
              <w:spacing w:after="0"/>
              <w:ind w:hanging="111"/>
              <w:rPr>
                <w:rFonts w:eastAsia="Times New Roman"/>
                <w:color w:val="000000" w:themeColor="text1"/>
                <w:sz w:val="18"/>
                <w:szCs w:val="18"/>
              </w:rPr>
            </w:pPr>
            <w:r>
              <w:rPr>
                <w:rFonts w:eastAsia="Times New Roman"/>
                <w:b/>
                <w:bCs/>
                <w:color w:val="000000" w:themeColor="text1"/>
                <w:sz w:val="18"/>
                <w:szCs w:val="18"/>
              </w:rPr>
              <w:t>Panmictic</w:t>
            </w:r>
            <w:r>
              <w:rPr>
                <w:rFonts w:eastAsia="Times New Roman"/>
                <w:color w:val="000000" w:themeColor="text1"/>
                <w:sz w:val="18"/>
                <w:szCs w:val="18"/>
              </w:rPr>
              <w:t xml:space="preserve"> quantities have been obtained from a population in </w:t>
            </w:r>
            <w:r>
              <w:rPr>
                <w:rFonts w:eastAsia="Times New Roman"/>
                <w:i/>
                <w:iCs/>
                <w:color w:val="000000" w:themeColor="text1"/>
                <w:sz w:val="18"/>
                <w:szCs w:val="18"/>
              </w:rPr>
              <w:t>panmixis,</w:t>
            </w:r>
            <w:r>
              <w:rPr>
                <w:rFonts w:eastAsia="Times New Roman"/>
                <w:color w:val="000000" w:themeColor="text1"/>
                <w:sz w:val="18"/>
                <w:szCs w:val="18"/>
              </w:rPr>
              <w:t xml:space="preserve"> i.e. </w:t>
            </w:r>
            <w:r>
              <w:rPr>
                <w:rFonts w:eastAsia="Times New Roman"/>
                <w:color w:val="000000" w:themeColor="text1"/>
                <w:sz w:val="18"/>
                <w:szCs w:val="18"/>
                <w:lang w:val="en-US"/>
              </w:rPr>
              <w:t xml:space="preserve">one that has been </w:t>
            </w:r>
            <w:r>
              <w:rPr>
                <w:rFonts w:eastAsia="Times New Roman"/>
                <w:color w:val="000000" w:themeColor="text1"/>
                <w:sz w:val="18"/>
                <w:szCs w:val="18"/>
              </w:rPr>
              <w:t>mating randomly</w:t>
            </w:r>
            <w:r>
              <w:rPr>
                <w:rFonts w:eastAsia="Times New Roman"/>
                <w:color w:val="000000" w:themeColor="text1"/>
                <w:sz w:val="18"/>
                <w:szCs w:val="18"/>
                <w:lang w:val="en-US"/>
              </w:rPr>
              <w:t>.</w:t>
            </w:r>
          </w:p>
        </w:tc>
      </w:tr>
      <w:tr w:rsidR="000A7E31" w14:paraId="7AE59371" w14:textId="77777777">
        <w:tc>
          <w:tcPr>
            <w:tcW w:w="10170" w:type="dxa"/>
            <w:tcBorders>
              <w:top w:val="single" w:sz="4" w:space="0" w:color="000000" w:themeColor="text1"/>
              <w:bottom w:val="single" w:sz="4" w:space="0" w:color="000000" w:themeColor="text1"/>
            </w:tcBorders>
          </w:tcPr>
          <w:p w14:paraId="50CD9BFA" w14:textId="77777777" w:rsidR="000A7E31" w:rsidRDefault="00000000">
            <w:pPr>
              <w:spacing w:after="0"/>
              <w:ind w:hanging="111"/>
              <w:rPr>
                <w:rFonts w:eastAsia="Times New Roman"/>
                <w:color w:val="000000" w:themeColor="text1"/>
                <w:sz w:val="18"/>
                <w:szCs w:val="18"/>
              </w:rPr>
            </w:pPr>
            <w:r>
              <w:rPr>
                <w:rFonts w:eastAsia="Times New Roman"/>
                <w:b/>
                <w:bCs/>
                <w:color w:val="000000" w:themeColor="text1"/>
                <w:sz w:val="18"/>
                <w:szCs w:val="18"/>
              </w:rPr>
              <w:t>Pleiotropy</w:t>
            </w:r>
            <w:r>
              <w:rPr>
                <w:rFonts w:eastAsia="Times New Roman"/>
                <w:color w:val="000000" w:themeColor="text1"/>
                <w:sz w:val="18"/>
                <w:szCs w:val="18"/>
              </w:rPr>
              <w:t xml:space="preserve"> refers to the phenomenon whereby a single genetic variant may have </w:t>
            </w:r>
            <w:r>
              <w:rPr>
                <w:rFonts w:eastAsia="Times New Roman"/>
                <w:color w:val="000000" w:themeColor="text1"/>
                <w:sz w:val="18"/>
                <w:szCs w:val="18"/>
                <w:lang w:val="en-US"/>
              </w:rPr>
              <w:t>direct genetic</w:t>
            </w:r>
            <w:r>
              <w:rPr>
                <w:rFonts w:eastAsia="Times New Roman"/>
                <w:color w:val="000000" w:themeColor="text1"/>
                <w:sz w:val="18"/>
                <w:szCs w:val="18"/>
              </w:rPr>
              <w:t xml:space="preserve"> effects on multiple traits. </w:t>
            </w:r>
          </w:p>
        </w:tc>
      </w:tr>
      <w:tr w:rsidR="000A7E31" w14:paraId="10404177" w14:textId="77777777">
        <w:tc>
          <w:tcPr>
            <w:tcW w:w="10170" w:type="dxa"/>
            <w:tcBorders>
              <w:top w:val="single" w:sz="4" w:space="0" w:color="000000" w:themeColor="text1"/>
              <w:bottom w:val="single" w:sz="4" w:space="0" w:color="000000" w:themeColor="text1"/>
            </w:tcBorders>
          </w:tcPr>
          <w:p w14:paraId="54565D25" w14:textId="77777777" w:rsidR="000A7E31" w:rsidRDefault="00000000">
            <w:pPr>
              <w:spacing w:after="0"/>
              <w:ind w:hanging="111"/>
              <w:rPr>
                <w:rFonts w:eastAsia="Times New Roman"/>
                <w:color w:val="000000" w:themeColor="text1"/>
                <w:sz w:val="18"/>
                <w:szCs w:val="18"/>
              </w:rPr>
            </w:pPr>
            <w:r>
              <w:rPr>
                <w:rFonts w:eastAsia="Times New Roman"/>
                <w:b/>
                <w:bCs/>
                <w:color w:val="000000" w:themeColor="text1"/>
                <w:sz w:val="18"/>
                <w:szCs w:val="18"/>
              </w:rPr>
              <w:t>Polygenic indices</w:t>
            </w:r>
            <w:r>
              <w:rPr>
                <w:rFonts w:eastAsia="Times New Roman"/>
                <w:color w:val="000000" w:themeColor="text1"/>
                <w:sz w:val="18"/>
                <w:szCs w:val="18"/>
              </w:rPr>
              <w:t xml:space="preserve"> (PGI), also called polygenic risk scores, refers to the estimated additive genetic component of a trait: the sum of allele counts weighted by their estimated effect sizes. </w:t>
            </w:r>
          </w:p>
        </w:tc>
      </w:tr>
      <w:tr w:rsidR="000A7E31" w14:paraId="3085EF6B" w14:textId="77777777">
        <w:tc>
          <w:tcPr>
            <w:tcW w:w="10170" w:type="dxa"/>
            <w:tcBorders>
              <w:top w:val="single" w:sz="4" w:space="0" w:color="000000" w:themeColor="text1"/>
              <w:bottom w:val="single" w:sz="4" w:space="0" w:color="000000" w:themeColor="text1"/>
            </w:tcBorders>
          </w:tcPr>
          <w:p w14:paraId="0C1C30B9" w14:textId="77777777" w:rsidR="000A7E31" w:rsidRDefault="00000000">
            <w:pPr>
              <w:spacing w:after="0"/>
              <w:ind w:hanging="111"/>
              <w:rPr>
                <w:rFonts w:eastAsia="Times New Roman"/>
                <w:color w:val="000000" w:themeColor="text1"/>
                <w:sz w:val="18"/>
                <w:szCs w:val="18"/>
              </w:rPr>
            </w:pPr>
            <w:r>
              <w:rPr>
                <w:rFonts w:eastAsia="Times New Roman"/>
                <w:b/>
                <w:bCs/>
                <w:sz w:val="18"/>
                <w:szCs w:val="18"/>
              </w:rPr>
              <w:t>Population structure</w:t>
            </w:r>
            <w:r>
              <w:rPr>
                <w:rFonts w:eastAsia="Times New Roman"/>
                <w:color w:val="000000" w:themeColor="text1"/>
                <w:sz w:val="18"/>
                <w:szCs w:val="18"/>
              </w:rPr>
              <w:t xml:space="preserve"> </w:t>
            </w:r>
            <w:r>
              <w:rPr>
                <w:rFonts w:eastAsia="Times New Roman"/>
                <w:color w:val="000000" w:themeColor="text1"/>
                <w:sz w:val="18"/>
                <w:szCs w:val="18"/>
                <w:lang w:val="en-US"/>
              </w:rPr>
              <w:t xml:space="preserve">typically </w:t>
            </w:r>
            <w:r>
              <w:rPr>
                <w:rFonts w:eastAsia="Times New Roman"/>
                <w:color w:val="000000" w:themeColor="text1"/>
                <w:sz w:val="18"/>
                <w:szCs w:val="18"/>
              </w:rPr>
              <w:t xml:space="preserve">refers to systematic differences in allele frequencies </w:t>
            </w:r>
            <w:r>
              <w:rPr>
                <w:rFonts w:eastAsia="Times New Roman"/>
                <w:color w:val="000000" w:themeColor="text1"/>
                <w:sz w:val="18"/>
                <w:szCs w:val="18"/>
                <w:lang w:val="en-US"/>
              </w:rPr>
              <w:t xml:space="preserve">across </w:t>
            </w:r>
            <w:r>
              <w:rPr>
                <w:rFonts w:eastAsia="Times New Roman"/>
                <w:color w:val="000000" w:themeColor="text1"/>
                <w:sz w:val="18"/>
                <w:szCs w:val="18"/>
              </w:rPr>
              <w:t>strata of a population</w:t>
            </w:r>
            <w:r>
              <w:rPr>
                <w:rFonts w:eastAsia="Times New Roman"/>
                <w:color w:val="000000" w:themeColor="text1"/>
                <w:sz w:val="18"/>
                <w:szCs w:val="18"/>
                <w:lang w:val="en-US"/>
              </w:rPr>
              <w:t xml:space="preserve"> which</w:t>
            </w:r>
            <w:r>
              <w:rPr>
                <w:rFonts w:eastAsia="Times New Roman"/>
                <w:color w:val="000000" w:themeColor="text1"/>
                <w:sz w:val="18"/>
                <w:szCs w:val="18"/>
              </w:rPr>
              <w:t xml:space="preserve"> are</w:t>
            </w:r>
            <w:r>
              <w:rPr>
                <w:rFonts w:eastAsia="Times New Roman"/>
                <w:color w:val="000000" w:themeColor="text1"/>
                <w:sz w:val="18"/>
                <w:szCs w:val="18"/>
                <w:lang w:val="en-US"/>
              </w:rPr>
              <w:t xml:space="preserve"> often</w:t>
            </w:r>
            <w:r>
              <w:rPr>
                <w:rFonts w:eastAsia="Times New Roman"/>
                <w:color w:val="000000" w:themeColor="text1"/>
                <w:sz w:val="18"/>
                <w:szCs w:val="18"/>
              </w:rPr>
              <w:t xml:space="preserve"> confounded with non-genetic factors.</w:t>
            </w:r>
          </w:p>
        </w:tc>
      </w:tr>
      <w:tr w:rsidR="000A7E31" w14:paraId="05306DF2" w14:textId="77777777">
        <w:tc>
          <w:tcPr>
            <w:tcW w:w="10170" w:type="dxa"/>
            <w:tcBorders>
              <w:top w:val="single" w:sz="4" w:space="0" w:color="000000" w:themeColor="text1"/>
              <w:bottom w:val="single" w:sz="4" w:space="0" w:color="000000" w:themeColor="text1"/>
            </w:tcBorders>
          </w:tcPr>
          <w:p w14:paraId="1D3E96EB" w14:textId="77777777" w:rsidR="000A7E31" w:rsidRDefault="00000000">
            <w:pPr>
              <w:spacing w:after="0"/>
              <w:ind w:hanging="111"/>
              <w:rPr>
                <w:rFonts w:eastAsia="Times New Roman"/>
                <w:color w:val="000000" w:themeColor="text1"/>
                <w:sz w:val="18"/>
                <w:szCs w:val="18"/>
              </w:rPr>
            </w:pPr>
            <w:r>
              <w:rPr>
                <w:rFonts w:eastAsia="Times New Roman"/>
                <w:b/>
                <w:bCs/>
                <w:color w:val="000000" w:themeColor="text1"/>
                <w:sz w:val="18"/>
                <w:szCs w:val="18"/>
              </w:rPr>
              <w:t>Random mating</w:t>
            </w:r>
            <w:r>
              <w:rPr>
                <w:rFonts w:eastAsia="Times New Roman"/>
                <w:color w:val="000000" w:themeColor="text1"/>
                <w:sz w:val="18"/>
                <w:szCs w:val="18"/>
              </w:rPr>
              <w:t xml:space="preserve"> is the regime under which </w:t>
            </w:r>
            <w:r>
              <w:rPr>
                <w:rFonts w:eastAsia="Times New Roman"/>
                <w:color w:val="000000" w:themeColor="text1"/>
                <w:sz w:val="18"/>
                <w:szCs w:val="18"/>
                <w:lang w:val="en-US"/>
              </w:rPr>
              <w:t>any individual is equally likely to mate with any other individual</w:t>
            </w:r>
            <w:r>
              <w:rPr>
                <w:rFonts w:eastAsia="Times New Roman"/>
                <w:color w:val="000000" w:themeColor="text1"/>
                <w:sz w:val="18"/>
                <w:szCs w:val="18"/>
              </w:rPr>
              <w:t xml:space="preserve">. Any departure from this regime constitutes non-random mating. </w:t>
            </w:r>
          </w:p>
        </w:tc>
      </w:tr>
      <w:tr w:rsidR="000A7E31" w14:paraId="67DA34D1" w14:textId="77777777">
        <w:trPr>
          <w:trHeight w:val="238"/>
        </w:trPr>
        <w:tc>
          <w:tcPr>
            <w:tcW w:w="10170" w:type="dxa"/>
            <w:vMerge w:val="restart"/>
            <w:tcBorders>
              <w:top w:val="single" w:sz="4" w:space="0" w:color="000000" w:themeColor="text1"/>
              <w:bottom w:val="single" w:sz="4" w:space="0" w:color="000000" w:themeColor="text1"/>
            </w:tcBorders>
          </w:tcPr>
          <w:p w14:paraId="2DF695B6" w14:textId="77777777" w:rsidR="000A7E31" w:rsidRDefault="00000000">
            <w:pPr>
              <w:spacing w:after="0"/>
              <w:ind w:hanging="111"/>
              <w:rPr>
                <w:rFonts w:eastAsia="Times New Roman"/>
                <w:color w:val="000000" w:themeColor="text1"/>
                <w:sz w:val="18"/>
                <w:szCs w:val="18"/>
              </w:rPr>
            </w:pPr>
            <w:r>
              <w:rPr>
                <w:rFonts w:eastAsia="Times New Roman"/>
                <w:b/>
                <w:bCs/>
                <w:color w:val="000000" w:themeColor="text1"/>
                <w:sz w:val="18"/>
                <w:szCs w:val="18"/>
                <w:lang w:val="en-US"/>
              </w:rPr>
              <w:t>Tetrachoric correlations</w:t>
            </w:r>
            <w:r>
              <w:rPr>
                <w:rFonts w:eastAsia="Times New Roman"/>
                <w:color w:val="000000" w:themeColor="text1"/>
                <w:sz w:val="18"/>
                <w:szCs w:val="18"/>
                <w:lang w:val="en-US"/>
              </w:rPr>
              <w:t xml:space="preserve"> quantify associations between binary traits—specifically, they estimate the Pearson correlation between latent liabilities under a liability-threshold model.</w:t>
            </w:r>
          </w:p>
        </w:tc>
      </w:tr>
      <w:tr w:rsidR="000A7E31" w14:paraId="79626BF2" w14:textId="77777777">
        <w:tc>
          <w:tcPr>
            <w:tcW w:w="10170" w:type="dxa"/>
            <w:tcBorders>
              <w:top w:val="single" w:sz="4" w:space="0" w:color="000000" w:themeColor="text1"/>
              <w:bottom w:val="single" w:sz="4" w:space="0" w:color="000000" w:themeColor="text1"/>
            </w:tcBorders>
          </w:tcPr>
          <w:p w14:paraId="39291DA1" w14:textId="77777777" w:rsidR="000A7E31" w:rsidRDefault="00000000">
            <w:pPr>
              <w:spacing w:after="0"/>
              <w:ind w:hanging="111"/>
              <w:rPr>
                <w:rFonts w:eastAsia="Times New Roman"/>
                <w:color w:val="000000" w:themeColor="text1"/>
                <w:sz w:val="18"/>
                <w:szCs w:val="18"/>
              </w:rPr>
            </w:pPr>
            <w:r>
              <w:rPr>
                <w:rFonts w:eastAsia="Times New Roman"/>
                <w:b/>
                <w:bCs/>
                <w:color w:val="000000" w:themeColor="text1"/>
                <w:sz w:val="18"/>
                <w:szCs w:val="18"/>
              </w:rPr>
              <w:lastRenderedPageBreak/>
              <w:t>Vertical transmission</w:t>
            </w:r>
            <w:r>
              <w:rPr>
                <w:rFonts w:eastAsia="Times New Roman"/>
                <w:color w:val="000000" w:themeColor="text1"/>
                <w:sz w:val="18"/>
                <w:szCs w:val="18"/>
              </w:rPr>
              <w:t xml:space="preserve"> describes </w:t>
            </w:r>
            <w:r>
              <w:rPr>
                <w:rFonts w:eastAsia="Times New Roman"/>
                <w:color w:val="000000" w:themeColor="text1"/>
                <w:sz w:val="18"/>
                <w:szCs w:val="18"/>
                <w:lang w:val="en-US"/>
              </w:rPr>
              <w:t>environmentally-mediated effects of parent phenotypes, broadly construed, on offspring phenotypes</w:t>
            </w:r>
            <w:r>
              <w:rPr>
                <w:rFonts w:eastAsia="Times New Roman"/>
                <w:color w:val="000000" w:themeColor="text1"/>
                <w:sz w:val="18"/>
                <w:szCs w:val="18"/>
              </w:rPr>
              <w:t xml:space="preserve">. </w:t>
            </w:r>
            <w:r>
              <w:rPr>
                <w:rFonts w:eastAsia="Times New Roman"/>
                <w:color w:val="000000" w:themeColor="text1"/>
                <w:sz w:val="18"/>
                <w:szCs w:val="18"/>
                <w:lang w:val="en-US"/>
              </w:rPr>
              <w:t>For example, wealth is transmitted vertically both through the opportunities afforded by having wealthy parents and directly through bequests.</w:t>
            </w:r>
          </w:p>
        </w:tc>
      </w:tr>
    </w:tbl>
    <w:p w14:paraId="4FD42789" w14:textId="77777777" w:rsidR="000A7E31" w:rsidRDefault="00000000">
      <w:pPr>
        <w:pStyle w:val="Heading1"/>
      </w:pPr>
      <w:bookmarkStart w:id="61" w:name="_lwwyx8pc49fe"/>
      <w:bookmarkStart w:id="62" w:name="_9s8a082lj76s"/>
      <w:bookmarkStart w:id="63" w:name="_Toc164271483"/>
      <w:bookmarkStart w:id="64" w:name="_Toc199338780"/>
      <w:bookmarkEnd w:id="61"/>
      <w:bookmarkEnd w:id="62"/>
      <w:r>
        <w:t>Online Methods</w:t>
      </w:r>
      <w:bookmarkEnd w:id="63"/>
      <w:bookmarkEnd w:id="64"/>
    </w:p>
    <w:p w14:paraId="18FDA018" w14:textId="77777777" w:rsidR="000A7E31" w:rsidRDefault="00000000">
      <w:pPr>
        <w:pStyle w:val="Heading2"/>
      </w:pPr>
      <w:bookmarkStart w:id="65" w:name="_pfjvumczqjmt"/>
      <w:bookmarkStart w:id="66" w:name="_Hlk153985903"/>
      <w:bookmarkEnd w:id="65"/>
      <w:r>
        <w:t xml:space="preserve">Analysis of empirical mating </w:t>
      </w:r>
      <w:bookmarkEnd w:id="66"/>
      <w:r>
        <w:t>patterns</w:t>
      </w:r>
    </w:p>
    <w:p w14:paraId="54F36CB8" w14:textId="77777777" w:rsidR="000A7E31" w:rsidRDefault="00000000">
      <w:pPr>
        <w:pStyle w:val="Heading3"/>
      </w:pPr>
      <w:r>
        <w:t>Software environment</w:t>
      </w:r>
    </w:p>
    <w:p w14:paraId="199EAAEF" w14:textId="77777777" w:rsidR="000A7E31" w:rsidRDefault="00000000">
      <w:r>
        <w:rPr>
          <w:lang w:val="en-US"/>
        </w:rPr>
        <w:t xml:space="preserve">Analyses were performed using Python v3.9.15 </w:t>
      </w:r>
      <w:r>
        <w:rPr>
          <w:lang w:val="en-US"/>
        </w:rPr>
        <w:fldChar w:fldCharType="begin"/>
      </w:r>
      <w:r>
        <w:rPr>
          <w:lang w:val="en-US"/>
        </w:rPr>
        <w:instrText xml:space="preserve"> ADDIN ZOTERO_ITEM CSL_CITATION {"citationID":"7eXjsbGu","properties":{"formattedCitation":"({\\i{}52})","plainCitation":"(52)","noteIndex":0},"citationItems":[{"id":739,"uris":["http://zotero.org/users/2951540/items/YS25W4II","http://zotero.org/users/2951540/items/QI53LJTZ"],"itemData":{"id":739,"type":"book","collection-number":"Pt. 2","collection-title":"Python documentation manual / Guido van Rossum; Fred L. Drake [ed.]","edition":"Release 3.0.1 [Repr.]","event-place":"Scotts Valley, CA","ISBN":"1-4414-1269-7","language":"en","note":"Citation Key: 10.5555/1593511\nRead_Status: Not Reading\nRead_Status_Date: 2024-08-09T19:59:17.999Z","number-of-pages":"109","publisher":"CreateSpace","publisher-place":"Scotts Valley, CA","source":"K10plus ISBN","title":"Python 3 reference manual","URL":"https://www.python.org/","author":[{"family":"Van Rossum","given":"Guido"},{"family":"Drake","given":"Fred L."}],"issued":{"date-parts":[["2009"]]}}}],"schema":"https://github.com/citation-style-language/schema/raw/master/csl-citation.json"} </w:instrText>
      </w:r>
      <w:r>
        <w:rPr>
          <w:lang w:val="en-US"/>
        </w:rPr>
        <w:fldChar w:fldCharType="separate"/>
      </w:r>
      <w:r>
        <w:t>(</w:t>
      </w:r>
      <w:r>
        <w:rPr>
          <w:i/>
          <w:iCs/>
        </w:rPr>
        <w:t>52</w:t>
      </w:r>
      <w:r>
        <w:t>)</w:t>
      </w:r>
      <w:r>
        <w:rPr>
          <w:lang w:val="en-US"/>
        </w:rPr>
        <w:fldChar w:fldCharType="end"/>
      </w:r>
      <w:r>
        <w:rPr>
          <w:lang w:val="en-US"/>
        </w:rPr>
        <w:t xml:space="preserve">, Mathematica v13.3 </w:t>
      </w:r>
      <w:r>
        <w:rPr>
          <w:lang w:val="en-US"/>
        </w:rPr>
        <w:fldChar w:fldCharType="begin"/>
      </w:r>
      <w:r>
        <w:rPr>
          <w:lang w:val="en-US"/>
        </w:rPr>
        <w:instrText xml:space="preserve"> ADDIN ZOTERO_ITEM CSL_CITATION {"citationID":"OGFYuDXs","properties":{"formattedCitation":"({\\i{}53})","plainCitation":"(53)","noteIndex":0},"citationItems":[{"id":954,"uris":["http://zotero.org/users/2951540/items/HDIEZPEK"],"itemData":{"id":954,"type":"software","event-place":"Champaign, IL","note":"Read_Status: New\nRead_Status_Date: 2024-09-19T22:40:29.411Z","publisher-place":"Champaign, IL","title":"Mathematica","URL":"https://www.wolfram.com/mathematica","version":"13.3","author":[{"family":"Wolfram Research Inc.","given":""}],"issued":{"date-parts":[["2023"]]}}}],"schema":"https://github.com/citation-style-language/schema/raw/master/csl-citation.json"} </w:instrText>
      </w:r>
      <w:r>
        <w:rPr>
          <w:lang w:val="en-US"/>
        </w:rPr>
        <w:fldChar w:fldCharType="separate"/>
      </w:r>
      <w:r>
        <w:t>(</w:t>
      </w:r>
      <w:r>
        <w:rPr>
          <w:i/>
          <w:iCs/>
        </w:rPr>
        <w:t>53</w:t>
      </w:r>
      <w:r>
        <w:t>)</w:t>
      </w:r>
      <w:r>
        <w:rPr>
          <w:lang w:val="en-US"/>
        </w:rPr>
        <w:fldChar w:fldCharType="end"/>
      </w:r>
      <w:r>
        <w:rPr>
          <w:lang w:val="en-US"/>
        </w:rPr>
        <w:t xml:space="preserve">, Hexaly Optimizer v12.5 </w:t>
      </w:r>
      <w:r>
        <w:rPr>
          <w:lang w:val="en-US"/>
        </w:rPr>
        <w:fldChar w:fldCharType="begin"/>
      </w:r>
      <w:r>
        <w:rPr>
          <w:lang w:val="en-US"/>
        </w:rPr>
        <w:instrText xml:space="preserve"> ADDIN ZOTERO_ITEM CSL_CITATION {"citationID":"WU8fu60X","properties":{"formattedCitation":"({\\i{}54})","plainCitation":"(54)","noteIndex":0},"citationItems":[{"id":953,"uris":["http://zotero.org/users/2951540/items/CRXZAYQ4"],"itemData":{"id":953,"type":"software","event-place":"Paris, France","note":"Read_Status: New\nRead_Status_Date: 2024-09-19T22:48:50.779Z","publisher-place":"Paris, France","title":"Hexaly Optimizer","URL":"https://www.hexaly.com","author":[{"family":"Hexaly","given":""}],"issued":{"date-parts":[["2024"]]}}}],"schema":"https://github.com/citation-style-language/schema/raw/master/csl-citation.json"} </w:instrText>
      </w:r>
      <w:r>
        <w:rPr>
          <w:lang w:val="en-US"/>
        </w:rPr>
        <w:fldChar w:fldCharType="separate"/>
      </w:r>
      <w:r>
        <w:t>(</w:t>
      </w:r>
      <w:r>
        <w:rPr>
          <w:i/>
          <w:iCs/>
        </w:rPr>
        <w:t>54</w:t>
      </w:r>
      <w:r>
        <w:t>)</w:t>
      </w:r>
      <w:r>
        <w:rPr>
          <w:lang w:val="en-US"/>
        </w:rPr>
        <w:fldChar w:fldCharType="end"/>
      </w:r>
      <w:r>
        <w:rPr>
          <w:lang w:val="en-US"/>
        </w:rPr>
        <w:t xml:space="preserve">, and R versions v4.1.2 or v4.2.0, depending on compute environments </w:t>
      </w:r>
      <w:r>
        <w:rPr>
          <w:lang w:val="en-US"/>
        </w:rPr>
        <w:fldChar w:fldCharType="begin"/>
      </w:r>
      <w:r>
        <w:rPr>
          <w:lang w:val="en-US"/>
        </w:rPr>
        <w:instrText xml:space="preserve"> ADDIN ZOTERO_ITEM CSL_CITATION {"citationID":"10Ck9ACX","properties":{"formattedCitation":"({\\i{}55})","plainCitation":"(55)","noteIndex":0},"citationItems":[{"id":197,"uris":["http://zotero.org/users/2951540/items/MCTR87DT"],"itemData":{"id":197,"type":"report","event-place":"Vienna, Austria","genre":"manual","language":"en","note":"tex.organization: R Foundation for Statistical Computing","publisher-place":"Vienna, Austria","title":"R: a language and environment for statistical computing","URL":"https://www.R-project.org/","author":[{"literal":"R Core Team"}],"issued":{"date-parts":[["2021"]]}}}],"schema":"https://github.com/citation-style-language/schema/raw/master/csl-citation.json"} </w:instrText>
      </w:r>
      <w:r>
        <w:rPr>
          <w:lang w:val="en-US"/>
        </w:rPr>
        <w:fldChar w:fldCharType="separate"/>
      </w:r>
      <w:r>
        <w:t>(</w:t>
      </w:r>
      <w:r>
        <w:rPr>
          <w:i/>
          <w:iCs/>
        </w:rPr>
        <w:t>55</w:t>
      </w:r>
      <w:r>
        <w:t>)</w:t>
      </w:r>
      <w:r>
        <w:rPr>
          <w:lang w:val="en-US"/>
        </w:rPr>
        <w:fldChar w:fldCharType="end"/>
      </w:r>
      <w:r>
        <w:rPr>
          <w:lang w:val="en-US"/>
        </w:rPr>
        <w:t xml:space="preserve">. Data cleaning and manipulation was performed using the </w:t>
      </w:r>
      <w:r>
        <w:rPr>
          <w:i/>
          <w:iCs/>
          <w:lang w:val="en-US"/>
        </w:rPr>
        <w:t>data.table</w:t>
      </w:r>
      <w:r>
        <w:rPr>
          <w:lang w:val="en-US"/>
        </w:rPr>
        <w:t xml:space="preserve"> v1.14.8, </w:t>
      </w:r>
      <w:r>
        <w:rPr>
          <w:i/>
          <w:iCs/>
          <w:lang w:val="en-US"/>
        </w:rPr>
        <w:t>reshape2</w:t>
      </w:r>
      <w:r>
        <w:rPr>
          <w:lang w:val="en-US"/>
        </w:rPr>
        <w:t xml:space="preserve"> v1.4.4, and </w:t>
      </w:r>
      <w:r>
        <w:rPr>
          <w:i/>
          <w:iCs/>
          <w:lang w:val="en-US"/>
        </w:rPr>
        <w:t>stringr</w:t>
      </w:r>
      <w:r>
        <w:rPr>
          <w:lang w:val="en-US"/>
        </w:rPr>
        <w:t xml:space="preserve"> v1.5.1 R libraries and the </w:t>
      </w:r>
      <w:r>
        <w:rPr>
          <w:i/>
          <w:iCs/>
          <w:lang w:val="en-US"/>
        </w:rPr>
        <w:t>numpy</w:t>
      </w:r>
      <w:r>
        <w:rPr>
          <w:lang w:val="en-US"/>
        </w:rPr>
        <w:t xml:space="preserve"> v1.22.4 and </w:t>
      </w:r>
      <w:r>
        <w:rPr>
          <w:i/>
          <w:iCs/>
          <w:lang w:val="en-US"/>
        </w:rPr>
        <w:t>pandas</w:t>
      </w:r>
      <w:r>
        <w:rPr>
          <w:lang w:val="en-US"/>
        </w:rPr>
        <w:t xml:space="preserve"> v1.5.3 Python modules </w:t>
      </w:r>
      <w:r>
        <w:rPr>
          <w:lang w:val="en-US"/>
        </w:rPr>
        <w:fldChar w:fldCharType="begin"/>
      </w:r>
      <w:r>
        <w:rPr>
          <w:lang w:val="en-US"/>
        </w:rPr>
        <w:instrText xml:space="preserve"> ADDIN ZOTERO_ITEM CSL_CITATION {"citationID":"SEsKkadL","properties":{"formattedCitation":"({\\i{}56}\\uc0\\u8211{}{\\i{}60})","plainCitation":"(56–60)","noteIndex":0},"citationItems":[{"id":462,"uris":["http://zotero.org/users/2951540/items/WYJQB9AU"],"itemData":{"id":462,"type":"report","genre":"manual","language":"en","note":"Read_Status: Not Reading\nRead_Status_Date: 2024-08-09T19:59:41.165Z","title":"data.table: extension of `data.frame`","URL":"https://CRAN.R-project.org/package=data.table","author":[{"family":"Dowle","given":"Matt"},{"family":"Srinivasan","given":"Arun"}],"issued":{"date-parts":[["2021"]]}}},{"id":1017,"uris":["http://zotero.org/users/2951540/items/RJFYVZ49"],"itemData":{"id":1017,"type":"article-journal","container-title":"Journal of Statistical Software","DOI":"10/bb42","ISSN":"1548-7660","issue":"12","journalAbbreviation":"J. Stat. Softw.","language":"en","note":"Read_Status: Not Reading\nRead_Status_Date: 2024-08-09T19:59:41.167Z","page":"1–20","source":"DOI.org (Crossref)","title":"Reshaping data with the &lt;span class=\"nocase\"&gt;reshape&lt;/span&gt; package","volume":"21","author":[{"family":"Wickham","given":"Hadley"}],"issued":{"date-parts":[["2007"]]}}},{"id":458,"uris":["http://zotero.org/users/2951540/items/WMHLAISW"],"itemData":{"id":458,"type":"report","genre":"manual","language":"en","note":"Read_Status: Not Reading\nRead_Status_Date: 2024-08-09T19:59:41.167Z","title":"stringr: simple, consistent wrappers for common string operations","URL":"https://CRAN.R-project.org/package=stringr","author":[{"family":"Wickham","given":"Hadley"}],"issued":{"date-parts":[["2023"]]}}},{"id":40,"uris":["http://zotero.org/users/2951540/items/W4GIMCXC"],"itemData":{"id":40,"type":"article-journal","abstract":"Abstract\n            \n              Array programming provides a powerful, compact and expressive syntax for accessing, manipulating and operating on data in vectors, matrices and higher-dimensional arrays. NumPy is the primary array programming library for the Python language. It has an essential role in research analysis pipelines in fields as diverse as physics, chemistry, astronomy, geoscience, biology, psychology, materials science, engineering, finance and economics. For example, in astronomy, NumPy was an important part of the software stack used in the discovery of gravitational waves\n              1\n              and in the first imaging of a black hole\n              2\n              . Here we review how a few fundamental array concepts lead to a simple and powerful programming paradigm for organizing, exploring and analysing scientific data. NumPy is the foundation upon which the scientific Python ecosystem is constructed. It is so pervasive that several projects, targeting audiences with specialized needs, have developed their own NumPy-like interfaces and array objects. Owing to its central position in the ecosystem, NumPy increasingly acts as an interoperability layer between such array computation libraries and, together with its application programming interface (API), provides a flexible framework to support the next decade of scientific and industrial analysis.","container-title":"Nature","DOI":"10/ghbzf2","ISSN":"0028-0836, 1476-4687","issue":"7825","journalAbbreviation":"Nature","language":"en","note":"9143 citations (Crossref) [2024-01-22]\nCitation Key: harris2020array\npublisher: Springer Science and Business Media LLC\nRead_Status: Not Reading\nRead_Status_Date: 2024-08-09T19:59:41.167Z","page":"357–362","source":"DOI.org (Crossref)","title":"Array programming with NumPy","volume":"585","author":[{"family":"Harris","given":"Charles R."},{"family":"Millman","given":"K. Jarrod"},{"family":"Walt","given":"Stéfan J.","non-dropping-particle":"van der"},{"family":"Gommers","given":"Ralf"},{"family":"Virtanen","given":"Pauli"},{"family":"Cournapeau","given":"David"},{"family":"Wieser","given":"Eric"},{"family":"Taylor","given":"Julian"},{"family":"Berg","given":"Sebastian"},{"family":"Smith","given":"Nathaniel J."},{"family":"Kern","given":"Robert"},{"family":"Picus","given":"Matti"},{"family":"Hoyer","given":"Stephan"},{"family":"Kerkwijk","given":"Marten H.","non-dropping-particle":"van"},{"family":"Brett","given":"Matthew"},{"family":"Haldane","given":"Allan"},{"family":"Río","given":"Jaime Fernández","non-dropping-particle":"del"},{"family":"Wiebe","given":"Mark"},{"family":"Peterson","given":"Pearu"},{"family":"Gérard-Marchant","given":"Pierre"},{"family":"Sheppard","given":"Kevin"},{"family":"Reddy","given":"Tyler"},{"family":"Weckesser","given":"Warren"},{"family":"Abbasi","given":"Hameer"},{"family":"Gohlke","given":"Christoph"},{"family":"Oliphant","given":"Travis E."}],"issued":{"date-parts":[["2020",9]]}}},{"id":460,"uris":["http://zotero.org/users/2951540/items/WQ4D56Y8"],"itemData":{"id":460,"type":"report","language":"en","note":"Citation Key: reback2020pandas\nDOI: 10.5281/zenodo.3509134\nRead_Status: Not Reading\nRead_Status_Date: 2024-08-09T19:59:41.166Z","publisher":"Zenodo","title":"Pandas","URL":"https://doi.org/10.5281/zenodo.3509134","author":[{"family":"The pandas development team.","given":""}],"issued":{"date-parts":[["2020",2]]}}}],"schema":"https://github.com/citation-style-language/schema/raw/master/csl-citation.json"} </w:instrText>
      </w:r>
      <w:r>
        <w:rPr>
          <w:lang w:val="en-US"/>
        </w:rPr>
        <w:fldChar w:fldCharType="separate"/>
      </w:r>
      <w:r>
        <w:t>(</w:t>
      </w:r>
      <w:r>
        <w:rPr>
          <w:i/>
          <w:iCs/>
        </w:rPr>
        <w:t>56</w:t>
      </w:r>
      <w:r>
        <w:t>–</w:t>
      </w:r>
      <w:r>
        <w:rPr>
          <w:i/>
          <w:iCs/>
        </w:rPr>
        <w:t>60</w:t>
      </w:r>
      <w:r>
        <w:t>)</w:t>
      </w:r>
      <w:r>
        <w:rPr>
          <w:lang w:val="en-US"/>
        </w:rPr>
        <w:fldChar w:fldCharType="end"/>
      </w:r>
      <w:r>
        <w:rPr>
          <w:lang w:val="en-US"/>
        </w:rPr>
        <w:t xml:space="preserve">. Graphics were generated using the </w:t>
      </w:r>
      <w:r>
        <w:rPr>
          <w:i/>
          <w:iCs/>
          <w:lang w:val="en-US"/>
        </w:rPr>
        <w:t>ggplot2</w:t>
      </w:r>
      <w:r>
        <w:rPr>
          <w:lang w:val="en-US"/>
        </w:rPr>
        <w:t xml:space="preserve"> v3.4.4 and </w:t>
      </w:r>
      <w:r>
        <w:rPr>
          <w:i/>
          <w:iCs/>
          <w:lang w:val="en-US"/>
        </w:rPr>
        <w:t>cowplot</w:t>
      </w:r>
      <w:r>
        <w:rPr>
          <w:lang w:val="en-US"/>
        </w:rPr>
        <w:t xml:space="preserve"> v1.1.1 R libraries </w:t>
      </w:r>
      <w:r>
        <w:rPr>
          <w:lang w:val="en-US"/>
        </w:rPr>
        <w:fldChar w:fldCharType="begin"/>
      </w:r>
      <w:r>
        <w:rPr>
          <w:lang w:val="en-US"/>
        </w:rPr>
        <w:instrText xml:space="preserve"> ADDIN ZOTERO_ITEM CSL_CITATION {"citationID":"fz30wcfP","properties":{"formattedCitation":"({\\i{}61}, {\\i{}62})","plainCitation":"(61, 62)","noteIndex":0},"citationItems":[{"id":1016,"uris":["http://zotero.org/users/2951540/items/7MDEDTQL","http://zotero.org/users/2951540/items/TN4LPV6X"],"itemData":{"id":1016,"type":"book","collection-title":"Use R!","edition":"Second edition","event-place":"Switzerland","ISBN":"978-3-319-24277-4","language":"en","note":"Read_Status: Not Reading\nRead_Status_Date: 2024-08-09T19:59:17.997Z","number-of-pages":"260","publisher":"Springer-Verlag New York","publisher-place":"Switzerland","title":"ggplot2: elegant graphics for data analysis","URL":"https://ggplot2.tidyverse.org","author":[{"family":"Wickham","given":"Hadley"}],"issued":{"date-parts":[["2016"]]}}},{"id":459,"uris":["http://zotero.org/users/2951540/items/6X4U6HEY"],"itemData":{"id":459,"type":"report","genre":"manual","language":"en","note":"Read_Status: Not Reading\nRead_Status_Date: 2024-08-09T19:59:41.167Z","title":"cowplot: streamlined plot theme and plot annotations for 'ggplot2'","URL":"https://CRAN.R-project.org/package=cowplot","author":[{"family":"Wilke","given":"Claus O."}],"issued":{"date-parts":[["2020"]]}}}],"schema":"https://github.com/citation-style-language/schema/raw/master/csl-citation.json"} </w:instrText>
      </w:r>
      <w:r>
        <w:rPr>
          <w:lang w:val="en-US"/>
        </w:rPr>
        <w:fldChar w:fldCharType="separate"/>
      </w:r>
      <w:r>
        <w:t>(</w:t>
      </w:r>
      <w:r>
        <w:rPr>
          <w:i/>
          <w:iCs/>
        </w:rPr>
        <w:t>61</w:t>
      </w:r>
      <w:r>
        <w:t xml:space="preserve">, </w:t>
      </w:r>
      <w:r>
        <w:rPr>
          <w:i/>
          <w:iCs/>
        </w:rPr>
        <w:t>62</w:t>
      </w:r>
      <w:r>
        <w:t>)</w:t>
      </w:r>
      <w:r>
        <w:rPr>
          <w:lang w:val="en-US"/>
        </w:rPr>
        <w:fldChar w:fldCharType="end"/>
      </w:r>
      <w:r>
        <w:rPr>
          <w:lang w:val="en-US"/>
        </w:rPr>
        <w:t>.</w:t>
      </w:r>
    </w:p>
    <w:p w14:paraId="77104F5D" w14:textId="77777777" w:rsidR="000A7E31" w:rsidRDefault="00000000">
      <w:pPr>
        <w:pStyle w:val="Heading3"/>
      </w:pPr>
      <w:bookmarkStart w:id="67" w:name="_Hlk194498777"/>
      <w:r>
        <w:t>UK Biobank phenotypes</w:t>
      </w:r>
      <w:bookmarkEnd w:id="67"/>
    </w:p>
    <w:p w14:paraId="47C199FF" w14:textId="77777777" w:rsidR="000A7E31" w:rsidRDefault="00000000">
      <w:pPr>
        <w:rPr>
          <w:rFonts w:eastAsia="Times New Roman"/>
          <w:lang w:val="en-US"/>
        </w:rPr>
      </w:pPr>
      <w:r>
        <w:t xml:space="preserve">We </w:t>
      </w:r>
      <w:r>
        <w:rPr>
          <w:lang w:val="en-US"/>
        </w:rPr>
        <w:t xml:space="preserve">selected 46 quantitative traits to examine across mates with previous evidence for assortment </w:t>
      </w:r>
      <w:r>
        <w:rPr>
          <w:lang w:val="en-US"/>
        </w:rPr>
        <w:fldChar w:fldCharType="begin"/>
      </w:r>
      <w:r>
        <w:rPr>
          <w:lang w:val="en-US"/>
        </w:rPr>
        <w:instrText xml:space="preserve"> ADDIN ZOTERO_ITEM CSL_CITATION {"citationID":"TsktP3pm","properties":{"formattedCitation":"({\\i{}1})","plainCitation":"(1)","noteIndex":0},"citationItems":[{"id":"vvbWxtk6/M4KLfRVm","uris":["http://zotero.org/users/2951540/items/57JWWQIF"],"itemData":{"id":3169,"type":"article-journal","abstract":"The observation of genetic correlations between disparate human traits has been interpreted as evidence of widespread pleiotropy. Here, we introduce cross-trait assortative mating (xAM) as an alternative explanation. We observe that xAM affects many phenotypes and that phenotypic cross-mate correlation estimates are strongly associated with genetic correlation estimates (R2 = 74%). We demonstrate that existing xAM plausibly accounts for substantial fractions of genetic correlation estimates and that previously reported genetic correlation estimates between some pairs of psychiatric disorders are congruent with xAM alone. Finally, we provide evidence for a history of xAM at the genetic level using cross-trait even/odd chromosome polygenic score correlations. Together, our results demonstrate that previous reports have likely overestimated the true genetic similarity between many phenotypes.","container-title":"Science","DOI":"10/gsprmk","issue":"6621","note":"29 citations (Crossref) [2023-09-08]\npublisher: American Association for the Advancement of Science\nPMCID: PMC9901291","page":"754-761","source":"science.org (Atypon)","title":"Cross-trait assortative mating is widespread and inflates genetic correlation estimates","volume":"378","author":[{"family":"Border","given":"Richard"},{"family":"Athanasiadis","given":"Georgios"},{"family":"Buil","given":"Alfonso"},{"family":"Schork","given":"Andrew J."},{"family":"Cai","given":"Na"},{"family":"Young","given":"Alexander I."},{"family":"Werge","given":"Thomas"},{"family":"Flint","given":"Jonathan"},{"family":"Kendler","given":"Kenneth S."},{"family":"Sankararaman","given":"Sriram"},{"family":"Dahl","given":"Andy W."},{"family":"Zaitlen","given":"Noah A."}],"issued":{"date-parts":[["2022",11,18]]}}}],"schema":"https://github.com/citation-style-language/schema/raw/master/csl-citation.json"} </w:instrText>
      </w:r>
      <w:r>
        <w:rPr>
          <w:lang w:val="en-US"/>
        </w:rPr>
        <w:fldChar w:fldCharType="separate"/>
      </w:r>
      <w:r>
        <w:t>(</w:t>
      </w:r>
      <w:r>
        <w:rPr>
          <w:i/>
          <w:iCs/>
        </w:rPr>
        <w:t>1</w:t>
      </w:r>
      <w:r>
        <w:t>)</w:t>
      </w:r>
      <w:r>
        <w:rPr>
          <w:lang w:val="en-US"/>
        </w:rPr>
        <w:fldChar w:fldCharType="end"/>
      </w:r>
      <w:r>
        <w:rPr>
          <w:lang w:val="en-US"/>
        </w:rPr>
        <w:t xml:space="preserve"> and/or hypothesized to be under selection </w:t>
      </w:r>
      <w:r>
        <w:rPr>
          <w:lang w:val="en-US"/>
        </w:rPr>
        <w:fldChar w:fldCharType="begin"/>
      </w:r>
      <w:r>
        <w:rPr>
          <w:lang w:val="en-US"/>
        </w:rPr>
        <w:instrText xml:space="preserve"> ADDIN ZOTERO_ITEM CSL_CITATION {"citationID":"Pt4izifu","properties":{"formattedCitation":"({\\i{}23})","plainCitation":"(23)","noteIndex":0},"citationItems":[{"id":793,"uris":["http://zotero.org/users/2951540/items/HL8TIHAV"],"itemData":{"id":793,"type":"article-journal","abstract":"Modern molecular genetic datasets, primarily collected to study the biology of human health and disease, can be used to directly measure the action of natural selection and reveal important features of contemporary human evolution. Here we leverage the UK Biobank data to test for the presence of linear and nonlinear natural selection in a contemporary population of the United Kingdom. We obtain phenotypic and genetic evidence consistent with the action of linear/directional selection. Phenotypic evidence suggests that stabilizing selection, which acts to reduce variance in the population without necessarily modifying the population mean, is widespread and relatively weak in comparison with estimates from other species.","container-title":"Proceedings of the National Academy of Sciences","DOI":"10/gcthn3","ISSN":"0027-8424, 1091-6490","issue":"1","journalAbbreviation":"Proc. Natl. Acad. Sci.","language":"en","note":"74 citations (Crossref) [2023-09-15]\npublisher: Proceedings of the National Academy of Sciences","page":"151-156","source":"pnas.org (Atypon)","title":"Evidence of directional and stabilizing selection in contemporary humans","volume":"115","author":[{"family":"Sanjak","given":"Jaleal S."},{"family":"Sidorenko","given":"Julia"},{"family":"Robinson","given":"Matthew R."},{"family":"Thornton","given":"Kevin R."},{"family":"Visscher","given":"Peter M."}],"issued":{"date-parts":[["2018",1,2]]}}}],"schema":"https://github.com/citation-style-language/schema/raw/master/csl-citation.json"} </w:instrText>
      </w:r>
      <w:r>
        <w:rPr>
          <w:lang w:val="en-US"/>
        </w:rPr>
        <w:fldChar w:fldCharType="separate"/>
      </w:r>
      <w:r>
        <w:t>(</w:t>
      </w:r>
      <w:r>
        <w:rPr>
          <w:i/>
          <w:iCs/>
        </w:rPr>
        <w:t>23</w:t>
      </w:r>
      <w:r>
        <w:t>)</w:t>
      </w:r>
      <w:r>
        <w:rPr>
          <w:lang w:val="en-US"/>
        </w:rPr>
        <w:fldChar w:fldCharType="end"/>
      </w:r>
      <w:r>
        <w:rPr>
          <w:lang w:val="en-US"/>
        </w:rPr>
        <w:t xml:space="preserve"> available in the UK Biobank </w:t>
      </w:r>
      <w:r>
        <w:fldChar w:fldCharType="begin"/>
      </w:r>
      <w:r>
        <w:instrText xml:space="preserve"> ADDIN ZOTERO_ITEM CSL_CITATION {"citationID":"0IjZER8t","properties":{"formattedCitation":"({\\i{}24})","plainCitation":"(24)","noteIndex":0},"citationItems":[{"id":529,"uris":["http://zotero.org/users/2951540/items/ANIWMK6M"],"itemData":{"id":529,"type":"article-journal","abstract":"The UK Biobank project is a prospective cohort study with deep genetic and phenotypic data collected on approximately 500,000 individuals from across the United Kingdom, aged between 40 and 69 at recruitment. The open resource is unique in its size and scope. A rich variety of phenotypic and health-related information is available on each participant, including biological measurements, lifestyle indicators, biomarkers in blood and urine, and imaging of the body and brain. Follow-up information is provided by linking health and medical records. Genome-wide genotype data have been collected on all participants, providing many opportunities for the discovery of new genetic associations and the genetic bases of complex traits. Here we describe the centralized analysis of the genetic data, including genotype quality, properties of population structure and relatedness of the genetic data, and efficient phasing and genotype imputation that increases the number of testable variants to around 96 million. Classical allelic variation at 11 human leukocyte antigen genes was imputed, resulting in the recovery of signals with known associations between human leukocyte antigen alleles and many diseases.","container-title":"Nature","DOI":"10/gfb7h2","ISSN":"1476-4687","issue":"7726","journalAbbreviation":"Nature","language":"en","license":"2018 Springer Nature Limited","note":"4446 citations (Crossref) [2023-10-11]\nnumber: 7726\npublisher: Nature Publishing Group","page":"203-209","source":"www.nature.com","title":"The UK biobank resource with deep phenotyping and genomic data","volume":"562","author":[{"family":"Bycroft","given":"Clare"},{"family":"Freeman","given":"Colin"},{"family":"Petkova","given":"Desislava"},{"family":"Band","given":"Gavin"},{"family":"Elliott","given":"Lloyd T."},{"family":"Sharp","given":"Kevin"},{"family":"Motyer","given":"Allan"},{"family":"Vukcevic","given":"Damjan"},{"family":"Delaneau","given":"Olivier"},{"family":"O’Connell","given":"Jared"},{"family":"Cortes","given":"Adrian"},{"family":"Welsh","given":"Samantha"},{"family":"Young","given":"Alan"},{"family":"Effingham","given":"Mark"},{"family":"McVean","given":"Gil"},{"family":"Leslie","given":"Stephen"},{"family":"Allen","given":"Naomi"},{"family":"Donnelly","given":"Peter"},{"family":"Marchini","given":"Jonathan"}],"issued":{"date-parts":[["2018",10]]}}}],"schema":"https://github.com/citation-style-language/schema/raw/master/csl-citation.json"} </w:instrText>
      </w:r>
      <w:r>
        <w:fldChar w:fldCharType="separate"/>
      </w:r>
      <w:r>
        <w:t>(</w:t>
      </w:r>
      <w:r>
        <w:rPr>
          <w:i/>
          <w:iCs/>
        </w:rPr>
        <w:t>24</w:t>
      </w:r>
      <w:r>
        <w:t>)</w:t>
      </w:r>
      <w:r>
        <w:fldChar w:fldCharType="end"/>
      </w:r>
      <w:r>
        <w:rPr>
          <w:lang w:val="en-US"/>
        </w:rPr>
        <w:t xml:space="preserve"> (UKB; </w:t>
      </w:r>
      <w:r>
        <w:rPr>
          <w:rFonts w:eastAsia="Times New Roman"/>
          <w:lang w:val="en-US"/>
        </w:rPr>
        <w:t xml:space="preserve">Supplementary </w:t>
      </w:r>
      <w:r>
        <w:rPr>
          <w:rFonts w:eastAsia="Times New Roman"/>
          <w:lang w:val="en-US"/>
        </w:rPr>
        <w:fldChar w:fldCharType="begin"/>
      </w:r>
      <w:r>
        <w:rPr>
          <w:rFonts w:eastAsia="Times New Roman"/>
          <w:lang w:val="en-US"/>
        </w:rPr>
        <w:instrText xml:space="preserve"> REF _Ref179906944 \h  \* MERGEFORMAT </w:instrText>
      </w:r>
      <w:r>
        <w:rPr>
          <w:rFonts w:eastAsia="Times New Roman"/>
          <w:lang w:val="en-US"/>
        </w:rPr>
      </w:r>
      <w:r>
        <w:rPr>
          <w:rFonts w:eastAsia="Times New Roman"/>
          <w:lang w:val="en-US"/>
        </w:rPr>
        <w:fldChar w:fldCharType="separate"/>
      </w:r>
      <w:r>
        <w:t>Table S1</w:t>
      </w:r>
      <w:r>
        <w:rPr>
          <w:rFonts w:eastAsia="Times New Roman"/>
          <w:lang w:val="en-US"/>
        </w:rPr>
        <w:fldChar w:fldCharType="end"/>
      </w:r>
      <w:r>
        <w:rPr>
          <w:rFonts w:eastAsia="Times New Roman"/>
          <w:lang w:val="en-US"/>
        </w:rPr>
        <w:t>)</w:t>
      </w:r>
      <w:r>
        <w:rPr>
          <w:lang w:val="en-US"/>
        </w:rPr>
        <w:t xml:space="preserve">, omitting phenotypes likely to be, or by definition, equivalent across mates (e.g., number of children and household income). Most phenotypes are straightforward to extract from corresponding UKB fields (see </w:t>
      </w:r>
      <w:r>
        <w:rPr>
          <w:rFonts w:eastAsia="Times New Roman"/>
          <w:lang w:val="en-US"/>
        </w:rPr>
        <w:t xml:space="preserve">Supplementary </w:t>
      </w:r>
      <w:r>
        <w:rPr>
          <w:rFonts w:eastAsia="Times New Roman"/>
          <w:lang w:val="en-US"/>
        </w:rPr>
        <w:fldChar w:fldCharType="begin"/>
      </w:r>
      <w:r>
        <w:rPr>
          <w:rFonts w:eastAsia="Times New Roman"/>
          <w:lang w:val="en-US"/>
        </w:rPr>
        <w:instrText xml:space="preserve"> REF _Ref179906944 \h  \* MERGEFORMAT </w:instrText>
      </w:r>
      <w:r>
        <w:rPr>
          <w:rFonts w:eastAsia="Times New Roman"/>
          <w:lang w:val="en-US"/>
        </w:rPr>
      </w:r>
      <w:r>
        <w:rPr>
          <w:rFonts w:eastAsia="Times New Roman"/>
          <w:lang w:val="en-US"/>
        </w:rPr>
        <w:fldChar w:fldCharType="separate"/>
      </w:r>
      <w:r>
        <w:t>Table S1</w:t>
      </w:r>
      <w:r>
        <w:rPr>
          <w:rFonts w:eastAsia="Times New Roman"/>
          <w:lang w:val="en-US"/>
        </w:rPr>
        <w:fldChar w:fldCharType="end"/>
      </w:r>
      <w:r>
        <w:rPr>
          <w:rFonts w:eastAsia="Times New Roman"/>
          <w:lang w:val="en-US"/>
        </w:rPr>
        <w:t>) with the following exceptions.</w:t>
      </w:r>
      <w:r>
        <w:rPr>
          <w:lang w:val="en-US"/>
        </w:rPr>
        <w:t xml:space="preserve"> Blood and lipid phenotypes (HbA1C, glucose, triglycerides, and LDL cholesterol) were first adjusted for fasting time using a simple linear model. Triglycerides and LDL cholesterol were then further adjusted for statin use using literature-derived estimates (i.e., multiplied by 1.4286 and 1.1765, respectively; </w:t>
      </w:r>
      <w:r>
        <w:rPr>
          <w:lang w:val="en-US"/>
        </w:rPr>
        <w:fldChar w:fldCharType="begin"/>
      </w:r>
      <w:r>
        <w:rPr>
          <w:lang w:val="en-US"/>
        </w:rPr>
        <w:instrText xml:space="preserve"> ADDIN ZOTERO_ITEM CSL_CITATION {"citationID":"LUhFQ6vK","properties":{"formattedCitation":"({\\i{}63}\\uc0\\u8211{}{\\i{}65})","plainCitation":"(63–65)","noteIndex":0},"citationItems":[{"id":485,"uris":["http://zotero.org/users/2951540/items/H24K5WS7"],"itemData":{"id":485,"type":"article-journal","abstract":"DiVA portal is a finding tool for research publications and student theses written at the following 50 universities and research institutions.","container-title":"Lancet","DOI":"10/bcfr9x","ISSN":"01406736","issue":"9753","journalAbbreviation":"Lancet","language":"en","page":"1670-1681","source":"www.diva-portal.org","title":"Efficacy and safety of more intensive lowering of LDL cholesterol : a meta-analysis of data from 170,000 participants in 26 randomized trials","title-short":"Efficacy and safety of more intensive lowering of LDL cholesterol","volume":"376","author":[{"family":"Baigent","given":"C."},{"family":"Blackwell","given":"L."},{"family":"Emberson","given":"J."},{"family":"Holland","given":"L. E."},{"family":"Reith","given":"C."},{"family":"Bhala","given":"N."},{"family":"Peto","given":"R."},{"family":"Barnes","given":"E. H."},{"family":"Keech","given":"A."},{"family":"Simes","given":"J."},{"family":"Collins","given":"R."}],"issued":{"date-parts":[["2010"]]}}},{"id":372,"uris":["http://zotero.org/users/2951540/items/4557UKGH"],"itemData":{"id":372,"type":"article-journal","abstract":"IMPORTANCE\nPathogenic DNA variants associated with familial hypercholesterolemia, hereditary breast and ovarian cancer syndrome, and Lynch syndrome are widely recognized as clinically important and actionable when identified, leading some clinicians to recommend population-wide genomic screening.\n\nOBJECTIVES\nTo assess the prevalence and clinical importance of pathogenic or likely pathogenic variants associated with each of 3 genomic conditions (familial hypercholesterolemia, hereditary breast and ovarian cancer syndrome, and Lynch syndrome) within the context of contemporary clinical care.\n\nDESIGN, SETTING, AND PARTICIPANTS\nThis cohort study used gene-sequencing data from 49 738 participants in the UK Biobank who were recruited from 22 sites across the UK between March 21, 2006, and October 1, 2010. Inpatient hospital data date back to 1977; cancer registry data, to 1957; and death registry data, to 2006. Statistical analysis was performed from July 22, 2019, to November 15, 2019.\n\nEXPOSURES\nPathogenic or likely pathogenic DNA variants classified by a clinical laboratory geneticist.\n\nMAIN OUTCOMES AND MEASURES\nComposite end point specific to each genomic condition based on atherosclerotic cardiovascular disease events for familial hypercholesterolemia, breast or ovarian cancer for hereditary breast and ovarian cancer syndrome, and colorectal or uterine cancer for Lynch syndrome.\n\nRESULTS\nAmong 49 738 participants (mean [SD] age, 57 [8] years; 27 144 female [55%]), 441 (0.9%) harbored a pathogenic or likely pathogenic variant associated with any of 3 genomic conditions, including 131 (0.3%) for familial hypercholesterolemia, 235 (0.5%) for hereditary breast and ovarian cancer syndrome, and 76 (0.2%) for Lynch syndrome. Presence of these variants was associated with increased risk of disease: for familial hypercholesterolemia, 28 of 131 carriers (21.4%) vs 4663 of 49 607 noncarriers (9.4%) developed atherosclerotic cardiovascular disease; for hereditary breast and ovarian cancer syndrome, 32 of 116 female carriers (27.6%) vs 2080 of 27 028 female noncarriers (7.7%) developed associated cancers; and for Lynch syndrome, 17 of 76 carriers (22.4%) vs 929 of 49 662 noncarriers (1.9%) developed colorectal or uterine cancer. The predicted probability of disease at age 75 years despite contemporary clinical care was 45.3% for carriers of familial hypercholesterolemia, 41.1% for hereditary breast and ovarian cancer syndrome, and 38.3% for Lynch syndrome. Across the 3 conditions, 39.7% (175 of 441) of the carriers reported a family history of disease vs 23.2% (34 517 of 148 772) of noncarriers.\n\nCONCLUSIONS AND RELEVANCE\nThe findings suggest that approximately 1% of the middle-aged adult population in the UK Biobank harbored a pathogenic variant associated with any of 3 genomic conditions. These variants were associated with an increased risk of disease despite contemporary clinical care and were not reliably detected by family history.","container-title":"JAMA Network Open","DOI":"10/grj6mp","ISSN":"2574-3805","issue":"4","journalAbbreviation":"JAMA Netw. Open","language":"en","note":"PMID: 32347951\nPMCID: PMC7292735","page":"e203959","source":"PubMed Central","title":"Association of rare pathogenic DNA variants for familial hypercholesterolemia, hereditary breast and ovarian cancer syndrome, and lynch syndrome with disease risk in adults according to family history","volume":"3","author":[{"family":"Patel","given":"Aniruddh P."},{"family":"Wang","given":"Minxian"},{"family":"Fahed","given":"Akl C."},{"family":"Mason-Suares","given":"Heather"},{"family":"Brockman","given":"Deanna"},{"family":"Pelletier","given":"Renee"},{"family":"Amr","given":"Sami"},{"family":"Machini","given":"Kalotina"},{"family":"Hawley","given":"Megan"},{"family":"Witkowski","given":"Leora"},{"family":"Koch","given":"Christopher"},{"family":"Philippakis","given":"Anthony"},{"family":"Cassa","given":"Christopher A."},{"family":"Ellinor","given":"Patrick T."},{"family":"Kathiresan","given":"Sekar"},{"family":"Ng","given":"Kenney"},{"family":"Lebo","given":"Matthew"},{"family":"Khera","given":"Amit V."}],"issued":{"date-parts":[["2020",4,1]]}}},{"id":986,"uris":["http://zotero.org/users/2951540/items/9ZWWB9II"],"itemData":{"id":986,"type":"article-journal","abstract":"Supplemental Digital Content is available in the text","container-title":"Medicine","DOI":"10/gtfh64","ISSN":"0025-7974","issue":"6","journalAbbreviation":"Medicine","language":"en","license":"http://creativecommons.org/licenses/by-nc-nd/4.0","note":"PMID: 30732185\nPMCID: PMC6380691","page":"e14400","source":"PubMed Central","title":"Comparative efficacy and safety of lipid-lowering agents in patients with hypercholesterolemia","title-short":"Comparative efficacy and safety of lipid-lowering agents in patients with hypercholesterolemia","volume":"98","author":[{"family":"Zhao","given":"Zonglei"},{"family":"Du","given":"Song"},{"family":"Shen","given":"Shuxin"},{"family":"Luo","given":"Ping"},{"family":"Ding","given":"Shoukun"},{"family":"Wang","given":"Guanggong"},{"family":"Wang","given":"Lixia"}],"issued":{"date-parts":[["2019",2,8]]}}}],"schema":"https://github.com/citation-style-language/schema/raw/master/csl-citation.json"} </w:instrText>
      </w:r>
      <w:r>
        <w:rPr>
          <w:lang w:val="en-US"/>
        </w:rPr>
        <w:fldChar w:fldCharType="separate"/>
      </w:r>
      <w:r>
        <w:t>(</w:t>
      </w:r>
      <w:r>
        <w:rPr>
          <w:i/>
          <w:iCs/>
        </w:rPr>
        <w:t>63</w:t>
      </w:r>
      <w:r>
        <w:t>–</w:t>
      </w:r>
      <w:r>
        <w:rPr>
          <w:i/>
          <w:iCs/>
        </w:rPr>
        <w:t>65</w:t>
      </w:r>
      <w:r>
        <w:t>)</w:t>
      </w:r>
      <w:r>
        <w:rPr>
          <w:lang w:val="en-US"/>
        </w:rPr>
        <w:fldChar w:fldCharType="end"/>
      </w:r>
      <w:r>
        <w:rPr>
          <w:lang w:val="en-US"/>
        </w:rPr>
        <w:t xml:space="preserve">). The definition of EY was complex and is provided in the Supplemental Code </w:t>
      </w:r>
      <w:r>
        <w:rPr>
          <w:lang w:val="en-US"/>
        </w:rPr>
        <w:fldChar w:fldCharType="begin"/>
      </w:r>
      <w:r>
        <w:rPr>
          <w:lang w:val="en-US"/>
        </w:rPr>
        <w:instrText xml:space="preserve"> ADDIN ZOTERO_ITEM CSL_CITATION {"citationID":"cwr6JijG","properties":{"formattedCitation":"({\\i{}51})","plainCitation":"(51)","noteIndex":0},"citationItems":[{"id":4552,"uris":["http://zotero.org/users/2951540/items/UXZEVKIW","http://zotero.org/users/2951540/items/8JJCBGCY"],"itemData":{"id":4552,"type":"software","abstract":"Code supplement for \"Simple models of non-random mating and environmental transmission bias standard human genetics statistical methods\"","note":"DOI: 10.5281/zenodo.15537241","publisher":"Zenodo","source":"Zenodo","title":"Code supplement for \"Simple models of non-random mating and environmental transmission bias standard human genetics statistical methods\"","URL":"https://zenodo.org/records/15537241","version":"v2","author":[{"family":"Border","given":"Richard"}],"accessed":{"date-parts":[["2025",5,28]]},"issued":{"date-parts":[["2025",5,28]]}}}],"schema":"https://github.com/citation-style-language/schema/raw/master/csl-citation.json"} </w:instrText>
      </w:r>
      <w:r>
        <w:rPr>
          <w:lang w:val="en-US"/>
        </w:rPr>
        <w:fldChar w:fldCharType="separate"/>
      </w:r>
      <w:r>
        <w:t>(</w:t>
      </w:r>
      <w:r>
        <w:rPr>
          <w:i/>
          <w:iCs/>
        </w:rPr>
        <w:t>51</w:t>
      </w:r>
      <w:r>
        <w:t>)</w:t>
      </w:r>
      <w:r>
        <w:rPr>
          <w:lang w:val="en-US"/>
        </w:rPr>
        <w:fldChar w:fldCharType="end"/>
      </w:r>
      <w:r>
        <w:rPr>
          <w:lang w:val="en-US"/>
        </w:rPr>
        <w:t>.</w:t>
      </w:r>
    </w:p>
    <w:p w14:paraId="693DA52D" w14:textId="77777777" w:rsidR="000A7E31" w:rsidRDefault="00000000">
      <w:pPr>
        <w:pStyle w:val="Heading3"/>
      </w:pPr>
      <w:r>
        <w:t>Mate identification in the UK Biobank</w:t>
      </w:r>
    </w:p>
    <w:p w14:paraId="7CF68B82" w14:textId="77777777" w:rsidR="000A7E31" w:rsidRDefault="00000000">
      <w:r>
        <w:t xml:space="preserve">We adapted previously published approaches </w:t>
      </w:r>
      <w:r>
        <w:fldChar w:fldCharType="begin"/>
      </w:r>
      <w:r>
        <w:instrText xml:space="preserve"> ADDIN ZOTERO_ITEM CSL_CITATION {"citationID":"nLJ1jCYd","properties":{"formattedCitation":"({\\i{}1}, {\\i{}66})","plainCitation":"(1, 66)","noteIndex":0},"citationItems":[{"id":"vvbWxtk6/M4KLfRVm","uris":["http://zotero.org/users/2951540/items/57JWWQIF"],"itemData":{"id":3169,"type":"article-journal","abstract":"The observation of genetic correlations between disparate human traits has been interpreted as evidence of widespread pleiotropy. Here, we introduce cross-trait assortative mating (xAM) as an alternative explanation. We observe that xAM affects many phenotypes and that phenotypic cross-mate correlation estimates are strongly associated with genetic correlation estimates (R2 = 74%). We demonstrate that existing xAM plausibly accounts for substantial fractions of genetic correlation estimates and that previously reported genetic correlation estimates between some pairs of psychiatric disorders are congruent with xAM alone. Finally, we provide evidence for a history of xAM at the genetic level using cross-trait even/odd chromosome polygenic score correlations. Together, our results demonstrate that previous reports have likely overestimated the true genetic similarity between many phenotypes.","container-title":"Science","DOI":"10/gsprmk","issue":"6621","note":"29 citations (Crossref) [2023-09-08]\npublisher: American Association for the Advancement of Science\nPMCID: PMC9901291","page":"754-761","source":"science.org (Atypon)","title":"Cross-trait assortative mating is widespread and inflates genetic correlation estimates","volume":"378","author":[{"family":"Border","given":"Richard"},{"family":"Athanasiadis","given":"Georgios"},{"family":"Buil","given":"Alfonso"},{"family":"Schork","given":"Andrew J."},{"family":"Cai","given":"Na"},{"family":"Young","given":"Alexander I."},{"family":"Werge","given":"Thomas"},{"family":"Flint","given":"Jonathan"},{"family":"Kendler","given":"Kenneth S."},{"family":"Sankararaman","given":"Sriram"},{"family":"Dahl","given":"Andy W."},{"family":"Zaitlen","given":"Noah A."}],"issued":{"date-parts":[["2022",11,18]]}}},{"id":263,"uris":["http://zotero.org/users/2951540/items/GDSPN2VW"],"itemData":{"id":263,"type":"article-journal","abstract":"From observational studies, alcohol consumption behaviours are known to be correlated in spouses. Here, Howe et al. use partners’ genotypic information in a Mendelian randomization framework and show that a SNP in the ADH1B gene associates with partner’s alcohol consumption,&amp;nbsp;suggesting that alcohol consumption affects mate choice.","container-title":"Nature Communications","DOI":"10/gsprmv","ISSN":"2041-1723","issue":"1","journalAbbreviation":"Nat. Commun.","language":"en","license":"2019 The Author(s)","note":"36 citations (Crossref) [2023-09-08]","page":"1-10","source":"www.nature.com","title":"Genetic evidence for assortative mating on alcohol consumption in the UK biobank","volume":"10","author":[{"family":"Howe","given":"Laurence J."},{"family":"Lawson","given":"Daniel J."},{"family":"Davies","given":"Neil M."},{"family":"Pourcain","given":"Beate St"},{"family":"Lewis","given":"Sarah J."},{"family":"Smith","given":"George Davey"},{"family":"Hemani","given":"Gibran"}],"issued":{"date-parts":[["2019",11,19]]}}}],"schema":"https://github.com/citation-style-language/schema/raw/master/csl-citation.json"} </w:instrText>
      </w:r>
      <w:r>
        <w:fldChar w:fldCharType="separate"/>
      </w:r>
      <w:r>
        <w:t>(</w:t>
      </w:r>
      <w:r>
        <w:rPr>
          <w:i/>
          <w:iCs/>
        </w:rPr>
        <w:t>1</w:t>
      </w:r>
      <w:r>
        <w:t xml:space="preserve">, </w:t>
      </w:r>
      <w:r>
        <w:rPr>
          <w:i/>
          <w:iCs/>
        </w:rPr>
        <w:t>66</w:t>
      </w:r>
      <w:r>
        <w:t>)</w:t>
      </w:r>
      <w:r>
        <w:fldChar w:fldCharType="end"/>
      </w:r>
      <w:r>
        <w:t xml:space="preserve"> to identify 39,710 pairs of individuals likely to be mates in the UKB. Briefly, we first selected sex-discordant pairs of unrelated individuals who reported living with their spouse and had the same values for distance to coast (field 24508), inverse distance to nearest road (field 24010), nearest distance to nearest major road (field 24012), and household size (field 709), and concordant on whether their property was rented versus owned (field 780). </w:t>
      </w:r>
    </w:p>
    <w:p w14:paraId="1952E41A" w14:textId="77777777" w:rsidR="000A7E31" w:rsidRDefault="00000000">
      <w:pPr>
        <w:pStyle w:val="Heading3"/>
      </w:pPr>
      <w:r>
        <w:t>Defining and quantifying high-dimensional xAM</w:t>
      </w:r>
    </w:p>
    <w:p w14:paraId="1C058640" w14:textId="77777777" w:rsidR="000A7E31" w:rsidRDefault="00000000">
      <w:r>
        <w:t xml:space="preserve">It is not immediately clear when mate similarity might be termed “high-dimensional.” It is insufficient to require that many phenotypes are correlated across mates as this is expected even when a single construct is involved in assortment. For example, if mates sort on standing height, both standing and sitting height, which are highly correlated within individuals, will be correlated across mates as a result. We therefore operationalized mating regime dimensionality in terms of the number of independent linear dimensions required to account for the variance shared across mates. This allowed us to distinguish between multivariate mating regimes (i.e. those resulting in similarity across multiple traits): unidimensional regimes are well summarized by a single canonical variate, whereas multidimensional regimes require multiple canonical variates (Supplementary </w:t>
      </w:r>
      <w:r>
        <w:fldChar w:fldCharType="begin"/>
      </w:r>
      <w:r>
        <w:instrText xml:space="preserve"> REF _Ref171341603 \h  \* MERGEFORMAT </w:instrText>
      </w:r>
      <w:r>
        <w:fldChar w:fldCharType="separate"/>
      </w:r>
      <w:r>
        <w:t>Figure S20</w:t>
      </w:r>
      <w:r>
        <w:fldChar w:fldCharType="end"/>
      </w:r>
      <w:r>
        <w:t xml:space="preserve">). We assume linearity in each dimension, which numerical experiments suggest is likely to be conservative with respect to dimensionality—though there may be unidimensional nonlinear sorting regimes that cannot be summarized by a single canonical variate, such regimes are difficult to construct (Supplementary </w:t>
      </w:r>
      <w:r>
        <w:fldChar w:fldCharType="begin"/>
      </w:r>
      <w:r>
        <w:instrText xml:space="preserve"> REF _Ref171341609 \h  \* MERGEFORMAT </w:instrText>
      </w:r>
      <w:r>
        <w:fldChar w:fldCharType="separate"/>
      </w:r>
      <w:r>
        <w:t>Figure S21</w:t>
      </w:r>
      <w:r>
        <w:fldChar w:fldCharType="end"/>
      </w:r>
      <w:r>
        <w:t>).</w:t>
      </w:r>
    </w:p>
    <w:p w14:paraId="1AFBFFB2" w14:textId="77777777" w:rsidR="000A7E31" w:rsidRDefault="00000000">
      <w:pPr>
        <w:spacing w:after="0"/>
        <w:rPr>
          <w:rStyle w:val="hgkelc"/>
          <w:i/>
          <w:iCs/>
        </w:rPr>
      </w:pPr>
      <w:r>
        <w:rPr>
          <w:rStyle w:val="hgkelc"/>
          <w:i/>
          <w:iCs/>
        </w:rPr>
        <w:t>UK Biobank cross-mate CCA procedure</w:t>
      </w:r>
    </w:p>
    <w:p w14:paraId="508D1D37" w14:textId="77777777" w:rsidR="000A7E31" w:rsidRDefault="00000000">
      <w:pPr>
        <w:rPr>
          <w:rStyle w:val="hgkelc"/>
        </w:rPr>
      </w:pPr>
      <w:r>
        <w:t xml:space="preserve">To quantify xAM dimensionality in the UK Biobank, we applied canonical correlation analysis (CCA) across male and female mates and counted the sex-averaged number of canonical vectors required to explain 95% of the total </w:t>
      </w:r>
      <w:r>
        <w:lastRenderedPageBreak/>
        <w:t xml:space="preserve">variation in one mate’s phenotypes explainable by linear combinations of their partner’s phenotypes (by comparing the cumulative sum of the canonical redundancies to the total sum). We note that this approach is more conservative than simply counting the number of canonical correlations statistically different from zero; in a large sample, many canonical variates will be statistically significant; in this case 22 were significant at </w:t>
      </w:r>
      <w:r>
        <w:rPr>
          <w:rStyle w:val="hgkelc"/>
          <w:rFonts w:ascii="Cambria Math" w:hAnsi="Cambria Math" w:cs="Cambria Math"/>
        </w:rPr>
        <w:t>𝛼</w:t>
      </w:r>
      <w:r>
        <w:rPr>
          <w:rStyle w:val="hgkelc"/>
        </w:rPr>
        <w:t xml:space="preserve">=.05, though canonical variates 15 through 22 accounted for 3.69% of additional covariation beyond the 95.66% attributable to the first 14 canonical variates (Supplementary </w:t>
      </w:r>
      <w:r>
        <w:rPr>
          <w:rStyle w:val="hgkelc"/>
        </w:rPr>
        <w:fldChar w:fldCharType="begin"/>
      </w:r>
      <w:r>
        <w:rPr>
          <w:rStyle w:val="hgkelc"/>
        </w:rPr>
        <w:instrText xml:space="preserve"> REF _Ref179913214 \h  \* MERGEFORMAT </w:instrText>
      </w:r>
      <w:r>
        <w:rPr>
          <w:rStyle w:val="hgkelc"/>
        </w:rPr>
      </w:r>
      <w:r>
        <w:rPr>
          <w:rStyle w:val="hgkelc"/>
        </w:rPr>
        <w:fldChar w:fldCharType="separate"/>
      </w:r>
      <w:r>
        <w:t>Table S2</w:t>
      </w:r>
      <w:r>
        <w:rPr>
          <w:rStyle w:val="hgkelc"/>
        </w:rPr>
        <w:fldChar w:fldCharType="end"/>
      </w:r>
      <w:r>
        <w:rPr>
          <w:rStyle w:val="hgkelc"/>
        </w:rPr>
        <w:t>).</w:t>
      </w:r>
    </w:p>
    <w:p w14:paraId="50A6A0BE" w14:textId="77777777" w:rsidR="000A7E31" w:rsidRDefault="00000000">
      <w:r>
        <w:rPr>
          <w:rFonts w:eastAsia="Times New Roman"/>
          <w:lang w:val="en-US"/>
        </w:rPr>
        <w:t xml:space="preserve">To mitigate the impact of extreme outliers, all variables were Winsorized at the 0.005 and 0.995 quantiles. </w:t>
      </w:r>
      <w:r>
        <w:t>We then regressed out linear and quadratic effects of age for all phenotypes separately by sex to account for the fact that couples’ ages are correlated.</w:t>
      </w:r>
    </w:p>
    <w:p w14:paraId="02D7C4A0" w14:textId="77777777" w:rsidR="0017136E" w:rsidRDefault="00000000">
      <w:pPr>
        <w:rPr>
          <w:ins w:id="68" w:author="richard border" w:date="2025-12-20T18:04:00Z" w16du:dateUtc="2025-12-21T02:04:00Z"/>
        </w:rPr>
      </w:pPr>
      <w:r>
        <w:t xml:space="preserve">Beginning with 39,710 likely mate pairs in the UK Biobank, we then restricted our analyses to individuals with complete data across 34 phenotypes with missingness &lt; 30%, resulting in 8,022 mate pairs without missing data. </w:t>
      </w:r>
      <w:bookmarkStart w:id="69" w:name="canonical-correlation-analysis"/>
      <w:r>
        <w:t xml:space="preserve">We performed CCA across mates using the </w:t>
      </w:r>
      <w:r>
        <w:rPr>
          <w:i/>
          <w:iCs/>
        </w:rPr>
        <w:t>yacca</w:t>
      </w:r>
      <w:r>
        <w:t xml:space="preserve"> R library v1.4-2 </w:t>
      </w:r>
      <w:r>
        <w:fldChar w:fldCharType="begin"/>
      </w:r>
      <w:r>
        <w:instrText xml:space="preserve"> ADDIN ZOTERO_ITEM CSL_CITATION {"citationID":"KpyRPpRo","properties":{"formattedCitation":"({\\i{}67})","plainCitation":"(67)","noteIndex":0},"citationItems":[{"id":465,"uris":["http://zotero.org/users/2951540/items/AXJBY6K9","http://zotero.org/users/2951540/items/W52XYY9Q"],"itemData":{"id":465,"type":"software","abstract":"An alternative canonical correlation/redundancy analysis function, with associated print, plot, and summary methods. A method for generating helio plots is also included.","license":"GPL (≥ 3)","note":"Read_Status: Not Reading\nRead_Status_Date: 2024-08-09T19:59:41.164Z","source":"R-Packages","title":"yacca: yet another canonical correlation analysis package","title-short":"yacca","URL":"https://cran.r-project.org/web/packages/yacca/index.html","version":"1.4-2","author":[{"family":"Butts","given":"Carter T."}],"accessed":{"date-parts":[["2023",11,29]]},"issued":{"date-parts":[["2022",3,7]]}}}],"schema":"https://github.com/citation-style-language/schema/raw/master/csl-citation.json"} </w:instrText>
      </w:r>
      <w:r>
        <w:fldChar w:fldCharType="separate"/>
      </w:r>
      <w:r>
        <w:t>(</w:t>
      </w:r>
      <w:r>
        <w:rPr>
          <w:i/>
          <w:iCs/>
        </w:rPr>
        <w:t>67</w:t>
      </w:r>
      <w:r>
        <w:t>)</w:t>
      </w:r>
      <w:r>
        <w:fldChar w:fldCharType="end"/>
      </w:r>
      <w:r>
        <w:t xml:space="preserve">, where the two matrices </w:t>
      </w:r>
      <m:oMath>
        <m:r>
          <w:rPr>
            <w:rFonts w:ascii="Cambria Math" w:hAnsi="Cambria Math"/>
          </w:rPr>
          <m:t>X</m:t>
        </m:r>
      </m:oMath>
      <w:r>
        <w:t xml:space="preserve">, </w:t>
      </w:r>
      <m:oMath>
        <m:r>
          <w:rPr>
            <w:rFonts w:ascii="Cambria Math" w:hAnsi="Cambria Math"/>
          </w:rPr>
          <m:t>Y</m:t>
        </m:r>
      </m:oMath>
      <w:r>
        <w:t xml:space="preserve"> consisted of female and male mates’ respective measurements on the same phenotypes, with the exception of age at menarche, which was specific to females. We computed cumulative relative canonical redundancies as follows by dividing the vector of canonical redundancies (i.e., the vector where each element reflects the total variance in columns of </w:t>
      </w:r>
      <m:oMath>
        <m:r>
          <w:rPr>
            <w:rFonts w:ascii="Cambria Math" w:hAnsi="Cambria Math"/>
          </w:rPr>
          <m:t>X</m:t>
        </m:r>
      </m:oMath>
      <w:r>
        <w:t xml:space="preserve"> by columns of </w:t>
      </w:r>
      <m:oMath>
        <m:r>
          <w:rPr>
            <w:rFonts w:ascii="Cambria Math" w:hAnsi="Cambria Math"/>
          </w:rPr>
          <m:t>Y</m:t>
        </m:r>
      </m:oMath>
      <w:r>
        <w:t xml:space="preserve"> through each canonical variate, or vice-versa), by the total canonical redundancy (i.e., the total variance in columns of </w:t>
      </w:r>
      <m:oMath>
        <m:r>
          <w:rPr>
            <w:rFonts w:ascii="Cambria Math" w:hAnsi="Cambria Math"/>
          </w:rPr>
          <m:t>X</m:t>
        </m:r>
      </m:oMath>
      <w:r>
        <w:t xml:space="preserve"> by columns of </w:t>
      </w:r>
      <m:oMath>
        <m:r>
          <w:rPr>
            <w:rFonts w:ascii="Cambria Math" w:hAnsi="Cambria Math"/>
          </w:rPr>
          <m:t>Y</m:t>
        </m:r>
      </m:oMath>
      <w:r>
        <w:t xml:space="preserve"> through all canonical variates, or vice-versa), and averaging these vectors elementwise across males and females. The cumulative sums of the relative canonical redundancy vector thus indicate the fraction of total variance in one mate’s phenotypes explained by optimal linear combinations of their partner’s phenotypes. We assessed the shared dimensionality of the cross-mate phenotyping correlation structure by counting how many canonical variates were required to achieve a sex-averaged relative canonical redundancy of 95%. Canonical cross-loadings were analogously averaged across sexes.</w:t>
      </w:r>
      <w:bookmarkEnd w:id="69"/>
    </w:p>
    <w:p w14:paraId="23718A18" w14:textId="403E733B" w:rsidR="000A7E31" w:rsidRDefault="00000000">
      <w:del w:id="70" w:author="richard border" w:date="2025-12-20T18:04:00Z" w16du:dateUtc="2025-12-21T02:04:00Z">
        <w:r w:rsidDel="0017136E">
          <w:delText xml:space="preserve"> </w:delText>
        </w:r>
      </w:del>
      <w:ins w:id="71" w:author="richard border" w:date="2025-12-20T18:04:00Z" w16du:dateUtc="2025-12-21T02:04:00Z">
        <w:r w:rsidR="00973159">
          <w:t>CCA</w:t>
        </w:r>
        <w:r w:rsidR="00FE6614" w:rsidRPr="00FE6614">
          <w:t xml:space="preserve"> quantifies the dimensionality of cross-mate similarity after accounting for within-person trait correlations. The within-person correlation matrices enter as normalizing factors in the generalized eigenvalue problem (see Taiwan NHIRD CCA procedure below for explicit formulation), ensuring that the canonical correlations reflect independent dimensions of cross-mate similarity rather than artifacts of within-person trait structure. This is the appropriate characterization for our purposes: we seek to determine how many independent linear combinations are required to capture cross-mate similarity, which is precisely what the canonical variates represent.</w:t>
        </w:r>
      </w:ins>
    </w:p>
    <w:p w14:paraId="55CB71DD" w14:textId="77777777" w:rsidR="000A7E31" w:rsidRDefault="00000000">
      <w:pPr>
        <w:rPr>
          <w:rFonts w:eastAsia="Times New Roman"/>
          <w:lang w:val="en-US"/>
        </w:rPr>
      </w:pPr>
      <w:r>
        <w:t xml:space="preserve">We performed supplementary analyses in the full sample of 39,710 likely mate pairs after imputing missing values missing values separately by sex using predictive mean matching multiple imputation by chained equations (MICE) via the </w:t>
      </w:r>
      <w:r>
        <w:rPr>
          <w:rStyle w:val="VerbatimChar"/>
          <w:rFonts w:ascii="Times New Roman" w:hAnsi="Times New Roman"/>
          <w:i/>
          <w:iCs/>
        </w:rPr>
        <w:t>mice</w:t>
      </w:r>
      <w:r>
        <w:t xml:space="preserve"> R package v3.16.0 </w:t>
      </w:r>
      <w:r>
        <w:fldChar w:fldCharType="begin"/>
      </w:r>
      <w:r>
        <w:instrText xml:space="preserve"> ADDIN ZOTERO_ITEM CSL_CITATION {"citationID":"ctkH5P7m","properties":{"formattedCitation":"({\\i{}68})","plainCitation":"(68)","noteIndex":0},"citationItems":[{"id":742,"uris":["http://zotero.org/users/2951540/items/JD2U7EMH"],"itemData":{"id":742,"type":"article-journal","container-title":"Journal of Statistical Software","DOI":"10/gbw279","ISSN":"1548-7660","issue":"3","journalAbbreviation":"J. Stat. Softw.","language":"en","note":"Read_Status: Not Reading\nRead_Status_Date: 2024-08-09T19:59:41.168Z","page":"1-67","source":"DOI.org (Crossref)","title":"Multivariate imputation by chained equations in R","title-short":"&lt;b&gt;mice&lt;/b&gt;","volume":"45","author":[{"family":"Buuren","given":"Stef","non-dropping-particle":"van"},{"family":"Groothuis-Oudshoorn","given":"Karin"}],"issued":{"date-parts":[["2011"]]}}}],"schema":"https://github.com/citation-style-language/schema/raw/master/csl-citation.json"} </w:instrText>
      </w:r>
      <w:r>
        <w:fldChar w:fldCharType="separate"/>
      </w:r>
      <w:r>
        <w:t>(</w:t>
      </w:r>
      <w:r>
        <w:rPr>
          <w:i/>
          <w:iCs/>
        </w:rPr>
        <w:t>68</w:t>
      </w:r>
      <w:r>
        <w:t>)</w:t>
      </w:r>
      <w:r>
        <w:fldChar w:fldCharType="end"/>
      </w:r>
      <w:r>
        <w:t xml:space="preserve">. We performed ten imputation replicates separately for male and female mates, resulting in 100 cross-mate analyses; we present median estimates in Supplementary </w:t>
      </w:r>
      <w:r>
        <w:fldChar w:fldCharType="begin"/>
      </w:r>
      <w:r>
        <w:instrText xml:space="preserve"> REF _Ref178683965 \h  \* MERGEFORMAT </w:instrText>
      </w:r>
      <w:r>
        <w:fldChar w:fldCharType="separate"/>
      </w:r>
      <w:r>
        <w:t>Figure</w:t>
      </w:r>
      <w:r>
        <w:rPr>
          <w:b/>
          <w:bCs/>
        </w:rPr>
        <w:t xml:space="preserve"> </w:t>
      </w:r>
      <w:r>
        <w:t>S1</w:t>
      </w:r>
      <w:r>
        <w:fldChar w:fldCharType="end"/>
      </w:r>
      <w:r>
        <w:t xml:space="preserve">. We also performed supplementary analyses based of five replicate imputations using nonlinear MICE via the </w:t>
      </w:r>
      <w:r>
        <w:rPr>
          <w:rStyle w:val="VerbatimChar"/>
          <w:rFonts w:ascii="Times New Roman" w:hAnsi="Times New Roman"/>
          <w:i/>
          <w:iCs/>
        </w:rPr>
        <w:t>miceRanger</w:t>
      </w:r>
      <w:r>
        <w:t xml:space="preserve"> R package v1.5.0 </w:t>
      </w:r>
      <w:r>
        <w:fldChar w:fldCharType="begin"/>
      </w:r>
      <w:r>
        <w:instrText xml:space="preserve"> ADDIN ZOTERO_ITEM CSL_CITATION {"citationID":"J3rMkL8G","properties":{"formattedCitation":"({\\i{}69})","plainCitation":"(69)","noteIndex":0},"citationItems":[{"id":456,"uris":["http://zotero.org/users/2951540/items/RHY9AY9Q"],"itemData":{"id":456,"type":"software","note":"Read_Status: Not Reading\nRead_Status_Date: 2024-08-09T19:59:41.168Z","title":"miceRanger: multiple imputation by chained equations with random forests","URL":"https://CRAN.R-project.org/package=miceRanger","author":[{"family":"Wilson","given":"Sam"}],"issued":{"date-parts":[["2021"]]}}}],"schema":"https://github.com/citation-style-language/schema/raw/master/csl-citation.json"} </w:instrText>
      </w:r>
      <w:r>
        <w:fldChar w:fldCharType="separate"/>
      </w:r>
      <w:r>
        <w:t>(</w:t>
      </w:r>
      <w:r>
        <w:rPr>
          <w:i/>
          <w:iCs/>
        </w:rPr>
        <w:t>69</w:t>
      </w:r>
      <w:r>
        <w:t>)</w:t>
      </w:r>
      <w:r>
        <w:fldChar w:fldCharType="end"/>
      </w:r>
      <w:r>
        <w:t xml:space="preserve">, which yielded nearly identical results (Supplementary </w:t>
      </w:r>
      <w:r>
        <w:fldChar w:fldCharType="begin"/>
      </w:r>
      <w:r>
        <w:instrText xml:space="preserve"> REF _Ref165560309 \h  \* MERGEFORMAT </w:instrText>
      </w:r>
      <w:r>
        <w:fldChar w:fldCharType="separate"/>
      </w:r>
      <w:r>
        <w:t>Figure</w:t>
      </w:r>
      <w:r>
        <w:rPr>
          <w:b/>
          <w:bCs/>
        </w:rPr>
        <w:t xml:space="preserve"> </w:t>
      </w:r>
      <w:r>
        <w:t>S2</w:t>
      </w:r>
      <w:r>
        <w:fldChar w:fldCharType="end"/>
      </w:r>
      <w:r>
        <w:t xml:space="preserve">). </w:t>
      </w:r>
    </w:p>
    <w:p w14:paraId="78DC1F7F" w14:textId="77777777" w:rsidR="000A7E31" w:rsidRDefault="00000000">
      <w:pPr>
        <w:pStyle w:val="Heading3"/>
      </w:pPr>
      <w:r>
        <w:t>Taiwan NHIRD spouse identification and phenotyping</w:t>
      </w:r>
    </w:p>
    <w:p w14:paraId="2FB140C7" w14:textId="77777777" w:rsidR="000A7E31" w:rsidRDefault="00000000">
      <w:bookmarkStart w:id="72" w:name="_Hlk199258333"/>
      <w:r>
        <w:t>The Taiwan National Health Insurance Research Database is a research resource built from Taiwan national health insurance claims, covering 99% of the approximately 23 million individuals comprising the Ta</w:t>
      </w:r>
      <w:r>
        <w:rPr>
          <w:lang w:val="en-US"/>
        </w:rPr>
        <w:t>i</w:t>
      </w:r>
      <w:r>
        <w:t xml:space="preserve">wan population. In it, each individual has </w:t>
      </w:r>
      <w:bookmarkEnd w:id="72"/>
      <w:r>
        <w:t xml:space="preserve">a unique identifier that can be linked to medical utilization and diagnostic registrations. Following the approaches of Wang et al. </w:t>
      </w:r>
      <w:r>
        <w:fldChar w:fldCharType="begin"/>
      </w:r>
      <w:r>
        <w:instrText xml:space="preserve"> ADDIN ZOTERO_ITEM CSL_CITATION {"citationID":"bnWBCT1i","properties":{"formattedCitation":"({\\i{}70})","plainCitation":"(70)","noteIndex":0},"citationItems":[{"id":4361,"uris":["http://zotero.org/users/2951540/items/EETKHJ3Q"],"itemData":{"id":4361,"type":"article-journal","abstract":"Although paternal age has been linked to certain psychiatric disorders, the nature of any causal relationship remains elusive. Here, we aimed to comprehensively assess the magnitude of a wide range of offspring’s psychiatric risk conferred by paternal age, leveraging a pedigree inferred from covered-insurance relationship (accuracy &gt;98%) in Taiwan’s single-payer compulsory insurance program. We also examined whether there is an independent role of paternal age and explored the potential effect of parental age difference. A total cohort of 7,264,788 individuals born between 1980 and 2018 were included; 5,572,232 with sibling(s) were selected for sibling-comparison analyses and 1,368,942 and 1,044,420 children with information of paternal-grandparents and maternal-grandparents, respectively, were selected for multi-generation analyses. Using inpatient/outpatient claims data (1997–2018), we identified schizophrenia, autism, bipolar disorder (BPD), attention deficit-hyperactivity disorder (ADHD), major depressive disorder (MDD), eating disorder (ED), substance use disorder (SUD), mental retardation (MR), tic disorder, obsessive-compulsive disorder (OCD), anxiety, and somatoform disorder. We identified suicides using death certificates. Logistic regression analysis was used to estimate the paternal/maternal/grand-paternal age association with psychiatric risk in the offspring. The total cohort and sibling-comparison cohort resulted in similar estimates. Paternal age had a U-shaped relationship with offspring’s MDD, ED, SUD, and anxiety. A very young maternal age (&lt;20 years) was associated with markedly higher risk in offspring’s SUD, MR, and suicide. Older paternal age (&gt;25 years) was linearly associated with offspring’s schizophrenia, autism, BPD, ADHD, MDD, ED, SUD, MR, OCD, anxiety, and suicide. Older grand-paternal age was linearly associated with offspring’s schizophrenia, autism, ADHD, and MR. Dissimilar parental age was positively associated with offspring’s ADHD, MDD, SUD, MR, anxiety, and suicide, and negatively associated with offspring’s OCD. This comprehensive assessment provides solid evidence for the independent role of paternal age in psychiatric risk in the offspring and clarifies the significance of both early parenthood and delayed paternity.","container-title":"Molecular Psychiatry","DOI":"10.1038/s41380-022-01753-x","ISSN":"1476-5578","issue":"12","journalAbbreviation":"Mol. Psychiatry","language":"en","license":"2022 The Author(s), under exclusive licence to Springer Nature Limited","note":"publisher: Nature Publishing Group\nRead_Status: New\nRead_Status_Date: 2025-04-02T19:03:58.842Z","page":"5244-5254","source":"www.nature.com","title":"Paternal age and 13 psychiatric disorders in the offspring: a population-based cohort study of 7 million children in taiwan","title-short":"Paternal age and 13 psychiatric disorders in the offspring","volume":"27","author":[{"family":"Wang","given":"Shi-Heng"},{"family":"Wu","given":"Chi-Shin"},{"family":"Hsu","given":"Le-Yin"},{"family":"Lin","given":"Mei-Chen"},{"family":"Chen","given":"Pei-Chun"},{"family":"Thompson","given":"Wesley K."},{"family":"Fan","given":"Chun-Chieh"}],"issued":{"date-parts":[["2022",12]]}}}],"schema":"https://github.com/citation-style-language/schema/raw/master/csl-citation.json"} </w:instrText>
      </w:r>
      <w:r>
        <w:fldChar w:fldCharType="separate"/>
      </w:r>
      <w:r>
        <w:t>(</w:t>
      </w:r>
      <w:r>
        <w:rPr>
          <w:i/>
          <w:iCs/>
        </w:rPr>
        <w:t>70</w:t>
      </w:r>
      <w:r>
        <w:t>)</w:t>
      </w:r>
      <w:r>
        <w:fldChar w:fldCharType="end"/>
      </w:r>
      <w:r>
        <w:t xml:space="preserve"> and Fan et al. </w:t>
      </w:r>
      <w:r>
        <w:fldChar w:fldCharType="begin"/>
      </w:r>
      <w:r>
        <w:instrText xml:space="preserve"> ADDIN ZOTERO_ITEM CSL_CITATION {"citationID":"woODzaT5","properties":{"formattedCitation":"({\\i{}41})","plainCitation":"(41)","noteIndex":0},"citationItems":[{"id":4362,"uris":["http://zotero.org/users/2951540/items/RMU3M2B3","http://zotero.org/users/2951540/items/5YMNNKR3"],"itemData":{"id":4362,"type":"article","abstract":"Emerging evidence has shown that assortative mating (AM) is a key factor that shapes the landscape of complex human traits. It can increase the overall prevalence of disorders, influence occurrences of comorbidities, and bias estimation of genetic architectures. However, there is lack of large-scale studies to examine the cultural differences and the generational trends of AM for psychiatric disorders. Here, using national registry datasets, we conduct the largest scale of AM analyses on nine psychiatric disorders, with up to 1.4 million mated cases and 6 million matched controls. We performed meta-analyses on AM estimates from Taiwan, Denmark, and Sweden, to examine the potential impact of cultural differences. Generational changes for people born after 1930s were investigated as well. We found that AM of psychiatric disorders are consistent across nations and persistent over generations, with a small proportion of disorders showing generational changes of AM. Our results provide additional insight into the mechanisms of AM across psychiatric disorders and have evident implications on the estimation of the genetic architectures of psychiatric disorders.","DOI":"10.1101/2024.09.19.24314024","language":"en","license":"© 2024, Posted by Cold Spring Harbor Laboratory. The copyright holder for this pre-print is the author. All rights reserved. The material may not be redistributed, re-used or adapted without the author's permission.","note":"page: 2024.09.19.24314024\nRead_Status: In Progress\nRead_Status_Date: 2025-04-02T18:54:29.492Z","publisher":"medRxiv","source":"medRxiv","title":"Assortative mating across nine psychiatric disorders is consistent and persistent over cultures and generations","URL":"https://www.medrxiv.org/content/10.1101/2024.09.19.24314024v1","author":[{"family":"Fan","given":"Chun Chieh"},{"family":"Dehkordi","given":"Saeid Rasekhi"},{"family":"Border","given":"Richard"},{"family":"Shao","given":"Lucy"},{"family":"Xu","given":"Bohan"},{"family":"Loughnan","given":"Robert"},{"family":"Thompson","given":"Wesley K."},{"family":"Hsu","given":"Le-Yin"},{"family":"Lin","given":"Mei-Chen"},{"family":"Cheng","given":"Chi-Fung"},{"family":"Lai","given":"Rou-Yi"},{"family":"Su","given":"Mei-Hsin"},{"family":"Kao","given":"Wei-Yi"},{"family":"Werge","given":"Thomas"},{"family":"Wu","given":"Chi-Shin"},{"family":"Schork","given":"Andrew J."},{"family":"Zaitlen","given":"Noah"},{"family":"Demur","given":"Alfonso Buil"},{"family":"Wang","given":"Shi-Heng"}],"accessed":{"date-parts":[["2025",4,2]]},"issued":{"date-parts":[["2024",9,22]]}}}],"schema":"https://github.com/citation-style-language/schema/raw/master/csl-citation.json"} </w:instrText>
      </w:r>
      <w:r>
        <w:fldChar w:fldCharType="separate"/>
      </w:r>
      <w:r>
        <w:t>(</w:t>
      </w:r>
      <w:r>
        <w:rPr>
          <w:i/>
          <w:iCs/>
        </w:rPr>
        <w:t>41</w:t>
      </w:r>
      <w:r>
        <w:t>)</w:t>
      </w:r>
      <w:r>
        <w:fldChar w:fldCharType="end"/>
      </w:r>
      <w:r>
        <w:t>, we used Taiwan National Insurance dependents information to identify spouses among individuals eighteen years or older with a single identified spouse. We limited focus to sex-discordant couples, resulting in 4,954,870 pairs of individuals. We obtained spousal cross-</w:t>
      </w:r>
      <w:r>
        <w:lastRenderedPageBreak/>
        <w:t xml:space="preserve">correlation summary statistics for rheumatoid arthritis (RA), type 1 and 2 diabetes mellitus (T1D, T2D, respectively), and 10 psychiatric disorders for downstream analysis. Diagnoses were derived from ICD codes as detailed in Fan et al. </w:t>
      </w:r>
      <w:r>
        <w:fldChar w:fldCharType="begin"/>
      </w:r>
      <w:r>
        <w:instrText xml:space="preserve"> ADDIN ZOTERO_ITEM CSL_CITATION {"citationID":"3wTuGmuV","properties":{"formattedCitation":"({\\i{}41})","plainCitation":"(41)","noteIndex":0},"citationItems":[{"id":4362,"uris":["http://zotero.org/users/2951540/items/RMU3M2B3","http://zotero.org/users/2951540/items/5YMNNKR3"],"itemData":{"id":4362,"type":"article","abstract":"Emerging evidence has shown that assortative mating (AM) is a key factor that shapes the landscape of complex human traits. It can increase the overall prevalence of disorders, influence occurrences of comorbidities, and bias estimation of genetic architectures. However, there is lack of large-scale studies to examine the cultural differences and the generational trends of AM for psychiatric disorders. Here, using national registry datasets, we conduct the largest scale of AM analyses on nine psychiatric disorders, with up to 1.4 million mated cases and 6 million matched controls. We performed meta-analyses on AM estimates from Taiwan, Denmark, and Sweden, to examine the potential impact of cultural differences. Generational changes for people born after 1930s were investigated as well. We found that AM of psychiatric disorders are consistent across nations and persistent over generations, with a small proportion of disorders showing generational changes of AM. Our results provide additional insight into the mechanisms of AM across psychiatric disorders and have evident implications on the estimation of the genetic architectures of psychiatric disorders.","DOI":"10.1101/2024.09.19.24314024","language":"en","license":"© 2024, Posted by Cold Spring Harbor Laboratory. The copyright holder for this pre-print is the author. All rights reserved. The material may not be redistributed, re-used or adapted without the author's permission.","note":"page: 2024.09.19.24314024\nRead_Status: In Progress\nRead_Status_Date: 2025-04-02T18:54:29.492Z","publisher":"medRxiv","source":"medRxiv","title":"Assortative mating across nine psychiatric disorders is consistent and persistent over cultures and generations","URL":"https://www.medrxiv.org/content/10.1101/2024.09.19.24314024v1","author":[{"family":"Fan","given":"Chun Chieh"},{"family":"Dehkordi","given":"Saeid Rasekhi"},{"family":"Border","given":"Richard"},{"family":"Shao","given":"Lucy"},{"family":"Xu","given":"Bohan"},{"family":"Loughnan","given":"Robert"},{"family":"Thompson","given":"Wesley K."},{"family":"Hsu","given":"Le-Yin"},{"family":"Lin","given":"Mei-Chen"},{"family":"Cheng","given":"Chi-Fung"},{"family":"Lai","given":"Rou-Yi"},{"family":"Su","given":"Mei-Hsin"},{"family":"Kao","given":"Wei-Yi"},{"family":"Werge","given":"Thomas"},{"family":"Wu","given":"Chi-Shin"},{"family":"Schork","given":"Andrew J."},{"family":"Zaitlen","given":"Noah"},{"family":"Demur","given":"Alfonso Buil"},{"family":"Wang","given":"Shi-Heng"}],"accessed":{"date-parts":[["2025",4,2]]},"issued":{"date-parts":[["2024",9,22]]}}}],"schema":"https://github.com/citation-style-language/schema/raw/master/csl-citation.json"} </w:instrText>
      </w:r>
      <w:r>
        <w:fldChar w:fldCharType="separate"/>
      </w:r>
      <w:r>
        <w:t>(</w:t>
      </w:r>
      <w:r>
        <w:rPr>
          <w:i/>
          <w:iCs/>
        </w:rPr>
        <w:t>41</w:t>
      </w:r>
      <w:r>
        <w:t>)</w:t>
      </w:r>
      <w:r>
        <w:fldChar w:fldCharType="end"/>
      </w:r>
      <w:r>
        <w:t xml:space="preserve"> with the following additions: RA: ICD-9: 714.0 or ICD-10: M05-M06; T1D: ICD-9: 250.x1, 250.x3 or ICD-10: E10; T2D: ICD-9: 250 (excluding 250.x1, 250.x3) or ICD-10: E08, E09, E11, E13. Tetrachoric correlations were estimated pairwise within and across spouses</w:t>
      </w:r>
      <w:r>
        <w:rPr>
          <w:lang w:val="en-US"/>
        </w:rPr>
        <w:t>. We report mating correlations in</w:t>
      </w:r>
      <w:r>
        <w:t xml:space="preserve"> </w:t>
      </w:r>
      <w:r>
        <w:rPr>
          <w:lang w:val="en-US"/>
        </w:rPr>
        <w:t>Supplementary Table S4.</w:t>
      </w:r>
    </w:p>
    <w:p w14:paraId="3E0ECCAA" w14:textId="77777777" w:rsidR="000A7E31" w:rsidRDefault="00000000">
      <w:pPr>
        <w:spacing w:after="0"/>
        <w:rPr>
          <w:rStyle w:val="hgkelc"/>
          <w:i/>
          <w:iCs/>
        </w:rPr>
      </w:pPr>
      <w:r>
        <w:rPr>
          <w:rStyle w:val="hgkelc"/>
          <w:i/>
          <w:iCs/>
          <w:lang w:val="en-US"/>
        </w:rPr>
        <w:t>Taiwan NHIRD</w:t>
      </w:r>
      <w:r>
        <w:rPr>
          <w:rStyle w:val="hgkelc"/>
          <w:i/>
          <w:iCs/>
        </w:rPr>
        <w:t xml:space="preserve"> cross-mate CCA procedure</w:t>
      </w:r>
    </w:p>
    <w:p w14:paraId="58CE5C57" w14:textId="77777777" w:rsidR="000A7E31" w:rsidRDefault="00000000">
      <w:r>
        <w:t xml:space="preserve">Because only summary statistics were available, we used the following procedure to perform CCA and compute the cumulative relative canonical redundancies displayed in Figure 1b. Let </w:t>
      </w:r>
      <m:oMath>
        <m:sSub>
          <m:sSubPr>
            <m:ctrlPr>
              <w:rPr>
                <w:rFonts w:ascii="Cambria Math" w:hAnsi="Cambria Math"/>
              </w:rPr>
            </m:ctrlPr>
          </m:sSubPr>
          <m:e>
            <m:r>
              <w:rPr>
                <w:rFonts w:ascii="Cambria Math" w:hAnsi="Cambria Math"/>
              </w:rPr>
              <m:t>C</m:t>
            </m:r>
          </m:e>
          <m:sub>
            <m:r>
              <w:rPr>
                <w:rFonts w:ascii="Cambria Math" w:hAnsi="Cambria Math"/>
                <w:vertAlign w:val="subscript"/>
              </w:rPr>
              <m:t>FF</m:t>
            </m:r>
          </m:sub>
        </m:sSub>
      </m:oMath>
      <w:r>
        <w:t xml:space="preserve"> and </w:t>
      </w:r>
      <m:oMath>
        <m:sSub>
          <m:sSubPr>
            <m:ctrlPr>
              <w:rPr>
                <w:rFonts w:ascii="Cambria Math" w:hAnsi="Cambria Math"/>
              </w:rPr>
            </m:ctrlPr>
          </m:sSubPr>
          <m:e>
            <m:r>
              <w:rPr>
                <w:rFonts w:ascii="Cambria Math" w:hAnsi="Cambria Math"/>
              </w:rPr>
              <m:t>C</m:t>
            </m:r>
          </m:e>
          <m:sub>
            <m:r>
              <w:rPr>
                <w:rFonts w:ascii="Cambria Math" w:hAnsi="Cambria Math"/>
                <w:vertAlign w:val="subscript"/>
              </w:rPr>
              <m:t>MM</m:t>
            </m:r>
          </m:sub>
        </m:sSub>
      </m:oMath>
      <w:r>
        <w:rPr>
          <w:vertAlign w:val="subscript"/>
        </w:rPr>
        <w:t xml:space="preserve"> </w:t>
      </w:r>
      <w:r>
        <w:t xml:space="preserve">respectively denote the correlation matrices for female and male mates and let </w:t>
      </w:r>
      <m:oMath>
        <m:sSub>
          <m:sSubPr>
            <m:ctrlPr>
              <w:rPr>
                <w:rFonts w:ascii="Cambria Math" w:hAnsi="Cambria Math"/>
              </w:rPr>
            </m:ctrlPr>
          </m:sSubPr>
          <m:e>
            <m:r>
              <w:rPr>
                <w:rFonts w:ascii="Cambria Math" w:hAnsi="Cambria Math"/>
              </w:rPr>
              <m:t>C</m:t>
            </m:r>
          </m:e>
          <m:sub>
            <m:r>
              <w:rPr>
                <w:rFonts w:ascii="Cambria Math" w:hAnsi="Cambria Math"/>
                <w:vertAlign w:val="subscript"/>
              </w:rPr>
              <m:t>FM</m:t>
            </m:r>
          </m:sub>
        </m:sSub>
      </m:oMath>
      <w:r>
        <w:t xml:space="preserve"> and </w:t>
      </w:r>
      <m:oMath>
        <m:sSub>
          <m:sSubPr>
            <m:ctrlPr>
              <w:rPr>
                <w:rFonts w:ascii="Cambria Math" w:hAnsi="Cambria Math"/>
              </w:rPr>
            </m:ctrlPr>
          </m:sSubPr>
          <m:e>
            <m:r>
              <w:rPr>
                <w:rFonts w:ascii="Cambria Math" w:hAnsi="Cambria Math"/>
              </w:rPr>
              <m:t>C</m:t>
            </m:r>
          </m:e>
          <m:sub>
            <m:r>
              <w:rPr>
                <w:rFonts w:ascii="Cambria Math" w:hAnsi="Cambria Math"/>
                <w:vertAlign w:val="subscript"/>
              </w:rPr>
              <m:t>MF</m:t>
            </m:r>
          </m:sub>
        </m:sSub>
      </m:oMath>
      <w:r>
        <w:rPr>
          <w:vertAlign w:val="subscript"/>
        </w:rPr>
        <w:t xml:space="preserve"> </w:t>
      </w:r>
      <w:r>
        <w:t>denote the corresponding cross-correlation matrices</w:t>
      </w:r>
      <w:r>
        <w:rPr>
          <w:lang w:val="en-US"/>
        </w:rPr>
        <w:t xml:space="preserve">, where each matrix is </w:t>
      </w:r>
      <m:oMath>
        <m:r>
          <w:rPr>
            <w:rFonts w:ascii="Cambria Math" w:hAnsi="Cambria Math"/>
            <w:vertAlign w:val="subscript"/>
          </w:rPr>
          <m:t>n</m:t>
        </m:r>
        <m:r>
          <w:rPr>
            <w:rFonts w:ascii="Cambria Math" w:eastAsia="Cambria Math" w:hAnsi="Cambria Math" w:cs="Cambria Math"/>
            <w:vertAlign w:val="subscript"/>
          </w:rPr>
          <m:t>×n</m:t>
        </m:r>
      </m:oMath>
      <w:r>
        <w:t xml:space="preserve">. CCA solves the generalized eigenvalue problem </w:t>
      </w:r>
      <m:oMath>
        <m:sSub>
          <m:sSubPr>
            <m:ctrlPr>
              <w:rPr>
                <w:rFonts w:ascii="Cambria Math" w:hAnsi="Cambria Math"/>
              </w:rPr>
            </m:ctrlPr>
          </m:sSubPr>
          <m:e>
            <m:r>
              <w:rPr>
                <w:rFonts w:ascii="Cambria Math" w:hAnsi="Cambria Math"/>
                <w:vertAlign w:val="subscript"/>
              </w:rPr>
              <m:t>C</m:t>
            </m:r>
          </m:e>
          <m:sub>
            <m:r>
              <w:rPr>
                <w:rFonts w:ascii="Cambria Math" w:hAnsi="Cambria Math"/>
                <w:vertAlign w:val="subscript"/>
              </w:rPr>
              <m:t>MF</m:t>
            </m:r>
          </m:sub>
        </m:sSub>
        <m:sSubSup>
          <m:sSubSupPr>
            <m:ctrlPr>
              <w:rPr>
                <w:rFonts w:ascii="Cambria Math" w:hAnsi="Cambria Math"/>
              </w:rPr>
            </m:ctrlPr>
          </m:sSubSupPr>
          <m:e>
            <m:r>
              <w:rPr>
                <w:rFonts w:ascii="Cambria Math" w:hAnsi="Cambria Math"/>
              </w:rPr>
              <m:t>C</m:t>
            </m:r>
          </m:e>
          <m:sub>
            <m:r>
              <w:rPr>
                <w:rFonts w:ascii="Cambria Math" w:hAnsi="Cambria Math"/>
                <w:vertAlign w:val="subscript"/>
              </w:rPr>
              <m:t>FF</m:t>
            </m:r>
          </m:sub>
          <m:sup>
            <m:r>
              <w:rPr>
                <w:rFonts w:ascii="Cambria Math" w:hAnsi="Cambria Math"/>
                <w:vertAlign w:val="subscript"/>
              </w:rPr>
              <m:t>-1</m:t>
            </m:r>
          </m:sup>
        </m:sSubSup>
        <m:sSub>
          <m:sSubPr>
            <m:ctrlPr>
              <w:rPr>
                <w:rFonts w:ascii="Cambria Math" w:hAnsi="Cambria Math"/>
              </w:rPr>
            </m:ctrlPr>
          </m:sSubPr>
          <m:e>
            <m:r>
              <w:rPr>
                <w:rFonts w:ascii="Cambria Math" w:hAnsi="Cambria Math"/>
                <w:vertAlign w:val="subscript"/>
              </w:rPr>
              <m:t>C</m:t>
            </m:r>
          </m:e>
          <m:sub>
            <m:r>
              <w:rPr>
                <w:rFonts w:ascii="Cambria Math" w:hAnsi="Cambria Math"/>
                <w:vertAlign w:val="subscript"/>
              </w:rPr>
              <m:t>FM</m:t>
            </m:r>
          </m:sub>
        </m:sSub>
        <m:r>
          <w:rPr>
            <w:rFonts w:ascii="Cambria Math" w:hAnsi="Cambria Math"/>
          </w:rPr>
          <m:t>u=λ</m:t>
        </m:r>
        <m:sSub>
          <m:sSubPr>
            <m:ctrlPr>
              <w:rPr>
                <w:rFonts w:ascii="Cambria Math" w:hAnsi="Cambria Math"/>
              </w:rPr>
            </m:ctrlPr>
          </m:sSubPr>
          <m:e>
            <m:r>
              <w:rPr>
                <w:rFonts w:ascii="Cambria Math" w:hAnsi="Cambria Math"/>
              </w:rPr>
              <m:t>C</m:t>
            </m:r>
          </m:e>
          <m:sub>
            <m:r>
              <w:rPr>
                <w:rFonts w:ascii="Cambria Math" w:hAnsi="Cambria Math"/>
              </w:rPr>
              <m:t>MM</m:t>
            </m:r>
          </m:sub>
        </m:sSub>
        <m:r>
          <w:rPr>
            <w:rFonts w:ascii="Cambria Math" w:hAnsi="Cambria Math"/>
          </w:rPr>
          <m:t xml:space="preserve"> </m:t>
        </m:r>
      </m:oMath>
      <w:r>
        <w:t xml:space="preserve">and requires the matrix </w:t>
      </w:r>
      <m:oMath>
        <m:sSub>
          <m:sSubPr>
            <m:ctrlPr>
              <w:rPr>
                <w:rFonts w:ascii="Cambria Math" w:hAnsi="Cambria Math"/>
              </w:rPr>
            </m:ctrlPr>
          </m:sSubPr>
          <m:e>
            <m:sSubSup>
              <m:sSubSupPr>
                <m:ctrlPr>
                  <w:rPr>
                    <w:rFonts w:ascii="Cambria Math" w:hAnsi="Cambria Math"/>
                  </w:rPr>
                </m:ctrlPr>
              </m:sSubSupPr>
              <m:e>
                <m:r>
                  <w:rPr>
                    <w:rFonts w:ascii="Cambria Math" w:hAnsi="Cambria Math"/>
                  </w:rPr>
                  <m:t>C</m:t>
                </m:r>
              </m:e>
              <m:sub>
                <m:r>
                  <w:rPr>
                    <w:rFonts w:ascii="Cambria Math" w:hAnsi="Cambria Math"/>
                  </w:rPr>
                  <m:t>MM</m:t>
                </m:r>
              </m:sub>
              <m:sup>
                <m:r>
                  <w:rPr>
                    <w:rFonts w:ascii="Cambria Math" w:hAnsi="Cambria Math"/>
                    <w:vertAlign w:val="subscript"/>
                  </w:rPr>
                  <m:t>-1</m:t>
                </m:r>
              </m:sup>
            </m:sSubSup>
            <m:r>
              <w:rPr>
                <w:rFonts w:ascii="Cambria Math" w:hAnsi="Cambria Math"/>
                <w:vertAlign w:val="subscript"/>
              </w:rPr>
              <m:t>C</m:t>
            </m:r>
          </m:e>
          <m:sub>
            <m:r>
              <w:rPr>
                <w:rFonts w:ascii="Cambria Math" w:hAnsi="Cambria Math"/>
                <w:vertAlign w:val="subscript"/>
              </w:rPr>
              <m:t>MF</m:t>
            </m:r>
          </m:sub>
        </m:sSub>
        <m:sSubSup>
          <m:sSubSupPr>
            <m:ctrlPr>
              <w:rPr>
                <w:rFonts w:ascii="Cambria Math" w:hAnsi="Cambria Math"/>
              </w:rPr>
            </m:ctrlPr>
          </m:sSubSupPr>
          <m:e>
            <m:r>
              <w:rPr>
                <w:rFonts w:ascii="Cambria Math" w:hAnsi="Cambria Math"/>
              </w:rPr>
              <m:t>C</m:t>
            </m:r>
          </m:e>
          <m:sub>
            <m:r>
              <w:rPr>
                <w:rFonts w:ascii="Cambria Math" w:hAnsi="Cambria Math"/>
                <w:vertAlign w:val="subscript"/>
              </w:rPr>
              <m:t>FF</m:t>
            </m:r>
          </m:sub>
          <m:sup>
            <m:r>
              <w:rPr>
                <w:rFonts w:ascii="Cambria Math" w:hAnsi="Cambria Math"/>
                <w:vertAlign w:val="subscript"/>
              </w:rPr>
              <m:t>-1</m:t>
            </m:r>
          </m:sup>
        </m:sSubSup>
        <m:sSub>
          <m:sSubPr>
            <m:ctrlPr>
              <w:rPr>
                <w:rFonts w:ascii="Cambria Math" w:hAnsi="Cambria Math"/>
              </w:rPr>
            </m:ctrlPr>
          </m:sSubPr>
          <m:e>
            <m:r>
              <w:rPr>
                <w:rFonts w:ascii="Cambria Math" w:hAnsi="Cambria Math"/>
                <w:vertAlign w:val="subscript"/>
              </w:rPr>
              <m:t>C</m:t>
            </m:r>
          </m:e>
          <m:sub>
            <m:r>
              <w:rPr>
                <w:rFonts w:ascii="Cambria Math" w:hAnsi="Cambria Math"/>
                <w:vertAlign w:val="subscript"/>
              </w:rPr>
              <m:t>FM</m:t>
            </m:r>
          </m:sub>
        </m:sSub>
      </m:oMath>
      <w:r>
        <w:t xml:space="preserve"> to be positive definite. To achieve this, we dropped three phenotypes</w:t>
      </w:r>
      <w:r>
        <w:rPr>
          <w:lang w:val="en-US"/>
        </w:rPr>
        <w:t xml:space="preserve"> (autism spectrum disorders, anorexia nervosa, and type 1 diabetes mellitus)</w:t>
      </w:r>
      <w:r>
        <w:t xml:space="preserve">, leaving 11 total phenotypes: schizophrenia, bipolar disorder, major depressive disorder, attention-deficit hyperactivity disorder, substance use disorder, obsessive-compulsive disorder, anxiety disorders, tic disorders, epilepsy, rheumatoid arthritis, and type 1 diabetes mellitus. Writing the spectral decomposition </w:t>
      </w:r>
      <m:oMath>
        <m:sSub>
          <m:sSubPr>
            <m:ctrlPr>
              <w:rPr>
                <w:rFonts w:ascii="Cambria Math" w:hAnsi="Cambria Math"/>
              </w:rPr>
            </m:ctrlPr>
          </m:sSubPr>
          <m:e>
            <m:r>
              <w:rPr>
                <w:rFonts w:ascii="Cambria Math" w:hAnsi="Cambria Math"/>
                <w:vertAlign w:val="subscript"/>
              </w:rPr>
              <m:t>Q</m:t>
            </m:r>
          </m:e>
          <m:sub>
            <m:r>
              <w:rPr>
                <w:rFonts w:ascii="Cambria Math" w:hAnsi="Cambria Math"/>
                <w:vertAlign w:val="subscript"/>
              </w:rPr>
              <m:t>M</m:t>
            </m:r>
          </m:sub>
        </m:sSub>
        <m:r>
          <w:rPr>
            <w:rFonts w:ascii="Cambria Math" w:eastAsia="Cambria Math" w:hAnsi="Cambria Math" w:cs="Cambria Math"/>
          </w:rPr>
          <m:t>D</m:t>
        </m:r>
        <m:sSubSup>
          <m:sSubSupPr>
            <m:ctrlPr>
              <w:rPr>
                <w:rFonts w:ascii="Cambria Math" w:hAnsi="Cambria Math"/>
              </w:rPr>
            </m:ctrlPr>
          </m:sSubSupPr>
          <m:e>
            <m:r>
              <w:rPr>
                <w:rFonts w:ascii="Cambria Math" w:hAnsi="Cambria Math"/>
              </w:rPr>
              <m:t>Q</m:t>
            </m:r>
          </m:e>
          <m:sub>
            <m:r>
              <w:rPr>
                <w:rFonts w:ascii="Cambria Math" w:hAnsi="Cambria Math"/>
              </w:rPr>
              <m:t>M</m:t>
            </m:r>
          </m:sub>
          <m:sup>
            <m:r>
              <w:rPr>
                <w:rFonts w:ascii="Cambria Math" w:hAnsi="Cambria Math"/>
              </w:rPr>
              <m:t>T</m:t>
            </m:r>
          </m:sup>
        </m:sSubSup>
        <m:r>
          <w:rPr>
            <w:rFonts w:ascii="Cambria Math" w:eastAsia="Cambria Math" w:hAnsi="Cambria Math" w:cs="Cambria Math"/>
          </w:rPr>
          <m:t>=</m:t>
        </m:r>
        <m:sSub>
          <m:sSubPr>
            <m:ctrlPr>
              <w:rPr>
                <w:rFonts w:ascii="Cambria Math" w:hAnsi="Cambria Math"/>
              </w:rPr>
            </m:ctrlPr>
          </m:sSubPr>
          <m:e>
            <m:sSubSup>
              <m:sSubSupPr>
                <m:ctrlPr>
                  <w:rPr>
                    <w:rFonts w:ascii="Cambria Math" w:hAnsi="Cambria Math"/>
                  </w:rPr>
                </m:ctrlPr>
              </m:sSubSupPr>
              <m:e>
                <m:r>
                  <w:rPr>
                    <w:rFonts w:ascii="Cambria Math" w:hAnsi="Cambria Math"/>
                  </w:rPr>
                  <m:t>C</m:t>
                </m:r>
              </m:e>
              <m:sub>
                <m:r>
                  <w:rPr>
                    <w:rFonts w:ascii="Cambria Math" w:hAnsi="Cambria Math"/>
                  </w:rPr>
                  <m:t>MM</m:t>
                </m:r>
              </m:sub>
              <m:sup>
                <m:r>
                  <w:rPr>
                    <w:rFonts w:ascii="Cambria Math" w:hAnsi="Cambria Math"/>
                    <w:vertAlign w:val="subscript"/>
                  </w:rPr>
                  <m:t>-1</m:t>
                </m:r>
              </m:sup>
            </m:sSubSup>
            <m:r>
              <w:rPr>
                <w:rFonts w:ascii="Cambria Math" w:hAnsi="Cambria Math"/>
                <w:vertAlign w:val="subscript"/>
              </w:rPr>
              <m:t>C</m:t>
            </m:r>
          </m:e>
          <m:sub>
            <m:r>
              <w:rPr>
                <w:rFonts w:ascii="Cambria Math" w:hAnsi="Cambria Math"/>
                <w:vertAlign w:val="subscript"/>
              </w:rPr>
              <m:t>MF</m:t>
            </m:r>
          </m:sub>
        </m:sSub>
        <m:sSubSup>
          <m:sSubSupPr>
            <m:ctrlPr>
              <w:rPr>
                <w:rFonts w:ascii="Cambria Math" w:hAnsi="Cambria Math"/>
              </w:rPr>
            </m:ctrlPr>
          </m:sSubSupPr>
          <m:e>
            <m:r>
              <w:rPr>
                <w:rFonts w:ascii="Cambria Math" w:hAnsi="Cambria Math"/>
              </w:rPr>
              <m:t>C</m:t>
            </m:r>
          </m:e>
          <m:sub>
            <m:r>
              <w:rPr>
                <w:rFonts w:ascii="Cambria Math" w:hAnsi="Cambria Math"/>
                <w:vertAlign w:val="subscript"/>
              </w:rPr>
              <m:t>FF</m:t>
            </m:r>
          </m:sub>
          <m:sup>
            <m:r>
              <w:rPr>
                <w:rFonts w:ascii="Cambria Math" w:hAnsi="Cambria Math"/>
                <w:vertAlign w:val="subscript"/>
              </w:rPr>
              <m:t>-1</m:t>
            </m:r>
          </m:sup>
        </m:sSubSup>
        <m:sSub>
          <m:sSubPr>
            <m:ctrlPr>
              <w:rPr>
                <w:rFonts w:ascii="Cambria Math" w:hAnsi="Cambria Math"/>
              </w:rPr>
            </m:ctrlPr>
          </m:sSubPr>
          <m:e>
            <m:r>
              <w:rPr>
                <w:rFonts w:ascii="Cambria Math" w:hAnsi="Cambria Math"/>
                <w:vertAlign w:val="subscript"/>
              </w:rPr>
              <m:t>C</m:t>
            </m:r>
          </m:e>
          <m:sub>
            <m:r>
              <w:rPr>
                <w:rFonts w:ascii="Cambria Math" w:hAnsi="Cambria Math"/>
                <w:vertAlign w:val="subscript"/>
              </w:rPr>
              <m:t>FM</m:t>
            </m:r>
          </m:sub>
        </m:sSub>
      </m:oMath>
      <w:r>
        <w:rPr>
          <w:lang w:val="en-US"/>
        </w:rPr>
        <w:t xml:space="preserve">, we can obtain the squared canonical correlations </w:t>
      </w:r>
      <m:oMath>
        <m:sSup>
          <m:sSupPr>
            <m:ctrlPr>
              <w:rPr>
                <w:rFonts w:ascii="Cambria Math" w:eastAsia="Cambria Math" w:hAnsi="Cambria Math" w:cs="Cambria Math"/>
                <w:i/>
                <w:lang w:val="en-US"/>
              </w:rPr>
            </m:ctrlPr>
          </m:sSupPr>
          <m:e>
            <m:r>
              <w:rPr>
                <w:rFonts w:ascii="Cambria Math" w:eastAsia="Cambria Math" w:hAnsi="Cambria Math" w:cs="Cambria Math"/>
                <w:lang w:val="en-US"/>
              </w:rPr>
              <m:t>r</m:t>
            </m:r>
          </m:e>
          <m:sup>
            <m:r>
              <w:rPr>
                <w:rFonts w:ascii="Cambria Math" w:eastAsia="Cambria Math" w:hAnsi="Cambria Math" w:cs="Cambria Math"/>
                <w:lang w:val="en-US"/>
              </w:rPr>
              <m:t>2</m:t>
            </m:r>
          </m:sup>
        </m:sSup>
        <m:r>
          <w:rPr>
            <w:rFonts w:ascii="Cambria Math" w:eastAsia="Cambria Math" w:hAnsi="Cambria Math" w:cs="Cambria Math"/>
            <w:lang w:val="en-US"/>
          </w:rPr>
          <m:t>=</m:t>
        </m:r>
        <m:r>
          <m:rPr>
            <m:sty m:val="p"/>
          </m:rPr>
          <w:rPr>
            <w:rFonts w:ascii="Cambria Math" w:eastAsia="Cambria Math" w:hAnsi="Cambria Math" w:cs="Cambria Math"/>
            <w:lang w:val="en-US"/>
          </w:rPr>
          <m:t xml:space="preserve">diag </m:t>
        </m:r>
        <m:r>
          <w:rPr>
            <w:rFonts w:ascii="Cambria Math" w:eastAsia="Cambria Math" w:hAnsi="Cambria Math" w:cs="Cambria Math"/>
            <w:lang w:val="en-US"/>
          </w:rPr>
          <m:t>D</m:t>
        </m:r>
      </m:oMath>
      <w:r>
        <w:rPr>
          <w:lang w:val="en-US"/>
        </w:rPr>
        <w:t xml:space="preserve">. Defining </w:t>
      </w:r>
      <m:oMath>
        <m:sSub>
          <m:sSubPr>
            <m:ctrlPr>
              <w:rPr>
                <w:rFonts w:ascii="Cambria Math" w:hAnsi="Cambria Math"/>
              </w:rPr>
            </m:ctrlPr>
          </m:sSubPr>
          <m:e>
            <m:r>
              <w:rPr>
                <w:rFonts w:ascii="Cambria Math" w:hAnsi="Cambria Math"/>
                <w:vertAlign w:val="subscript"/>
              </w:rPr>
              <m:t>Q</m:t>
            </m:r>
          </m:e>
          <m:sub>
            <m:r>
              <w:rPr>
                <w:rFonts w:ascii="Cambria Math" w:hAnsi="Cambria Math"/>
                <w:vertAlign w:val="subscript"/>
              </w:rPr>
              <m:t>F</m:t>
            </m:r>
          </m:sub>
        </m:sSub>
        <m:r>
          <w:rPr>
            <w:rFonts w:ascii="Cambria Math" w:eastAsia="Cambria Math" w:hAnsi="Cambria Math" w:cs="Cambria Math"/>
          </w:rPr>
          <m:t>=</m:t>
        </m:r>
        <m:sSub>
          <m:sSubPr>
            <m:ctrlPr>
              <w:rPr>
                <w:rFonts w:ascii="Cambria Math" w:hAnsi="Cambria Math"/>
              </w:rPr>
            </m:ctrlPr>
          </m:sSubPr>
          <m:e>
            <m:sSubSup>
              <m:sSubSupPr>
                <m:ctrlPr>
                  <w:rPr>
                    <w:rFonts w:ascii="Cambria Math" w:hAnsi="Cambria Math"/>
                  </w:rPr>
                </m:ctrlPr>
              </m:sSubSupPr>
              <m:e>
                <m:r>
                  <w:rPr>
                    <w:rFonts w:ascii="Cambria Math" w:hAnsi="Cambria Math"/>
                  </w:rPr>
                  <m:t>C</m:t>
                </m:r>
              </m:e>
              <m:sub>
                <m:r>
                  <w:rPr>
                    <w:rFonts w:ascii="Cambria Math" w:hAnsi="Cambria Math"/>
                  </w:rPr>
                  <m:t>FF</m:t>
                </m:r>
              </m:sub>
              <m:sup>
                <m:r>
                  <w:rPr>
                    <w:rFonts w:ascii="Cambria Math" w:hAnsi="Cambria Math"/>
                    <w:vertAlign w:val="subscript"/>
                  </w:rPr>
                  <m:t>-1</m:t>
                </m:r>
              </m:sup>
            </m:sSubSup>
            <m:r>
              <w:rPr>
                <w:rFonts w:ascii="Cambria Math" w:hAnsi="Cambria Math"/>
                <w:vertAlign w:val="subscript"/>
              </w:rPr>
              <m:t>C</m:t>
            </m:r>
          </m:e>
          <m:sub>
            <m:r>
              <w:rPr>
                <w:rFonts w:ascii="Cambria Math" w:hAnsi="Cambria Math"/>
                <w:vertAlign w:val="subscript"/>
              </w:rPr>
              <m:t>FM</m:t>
            </m:r>
          </m:sub>
        </m:sSub>
        <m:sSub>
          <m:sSubPr>
            <m:ctrlPr>
              <w:rPr>
                <w:rFonts w:ascii="Cambria Math" w:hAnsi="Cambria Math"/>
              </w:rPr>
            </m:ctrlPr>
          </m:sSubPr>
          <m:e>
            <m:r>
              <w:rPr>
                <w:rFonts w:ascii="Cambria Math" w:hAnsi="Cambria Math"/>
                <w:vertAlign w:val="subscript"/>
              </w:rPr>
              <m:t>Q</m:t>
            </m:r>
          </m:e>
          <m:sub>
            <m:r>
              <w:rPr>
                <w:rFonts w:ascii="Cambria Math" w:hAnsi="Cambria Math"/>
                <w:vertAlign w:val="subscript"/>
              </w:rPr>
              <m:t>M</m:t>
            </m:r>
          </m:sub>
        </m:sSub>
        <m:sSup>
          <m:sSupPr>
            <m:ctrlPr>
              <w:rPr>
                <w:rFonts w:ascii="Cambria Math" w:eastAsia="Cambria Math" w:hAnsi="Cambria Math" w:cs="Cambria Math"/>
                <w:i/>
              </w:rPr>
            </m:ctrlPr>
          </m:sSupPr>
          <m:e>
            <m:r>
              <w:rPr>
                <w:rFonts w:ascii="Cambria Math" w:eastAsia="Cambria Math" w:hAnsi="Cambria Math" w:cs="Cambria Math"/>
              </w:rPr>
              <m:t>D</m:t>
            </m:r>
          </m:e>
          <m:sup>
            <m:r>
              <w:rPr>
                <w:rFonts w:ascii="Cambria Math" w:eastAsia="Cambria Math" w:hAnsi="Cambria Math" w:cs="Cambria Math"/>
              </w:rPr>
              <m:t>-1</m:t>
            </m:r>
          </m:sup>
        </m:sSup>
      </m:oMath>
      <w:r>
        <w:rPr>
          <w:lang w:val="en-US"/>
        </w:rPr>
        <w:t xml:space="preserve">, </w:t>
      </w:r>
      <m:oMath>
        <m:sSub>
          <m:sSubPr>
            <m:ctrlPr>
              <w:rPr>
                <w:rFonts w:ascii="Cambria Math" w:hAnsi="Cambria Math"/>
              </w:rPr>
            </m:ctrlPr>
          </m:sSubPr>
          <m:e>
            <m:r>
              <w:rPr>
                <w:rFonts w:ascii="Cambria Math" w:hAnsi="Cambria Math"/>
                <w:vertAlign w:val="subscript"/>
              </w:rPr>
              <m:t>P</m:t>
            </m:r>
          </m:e>
          <m:sub>
            <m:r>
              <w:rPr>
                <w:rFonts w:ascii="Cambria Math" w:hAnsi="Cambria Math"/>
                <w:vertAlign w:val="subscript"/>
              </w:rPr>
              <m:t>M</m:t>
            </m:r>
          </m:sub>
        </m:sSub>
        <m:r>
          <w:rPr>
            <w:rFonts w:ascii="Cambria Math" w:eastAsia="Cambria Math" w:hAnsi="Cambria Math" w:cs="Cambria Math"/>
          </w:rPr>
          <m:t>=</m:t>
        </m:r>
        <m:sSubSup>
          <m:sSubSupPr>
            <m:ctrlPr>
              <w:rPr>
                <w:rFonts w:ascii="Cambria Math" w:hAnsi="Cambria Math"/>
              </w:rPr>
            </m:ctrlPr>
          </m:sSubSupPr>
          <m:e>
            <m:r>
              <w:rPr>
                <w:rFonts w:ascii="Cambria Math" w:hAnsi="Cambria Math"/>
              </w:rPr>
              <m:t>Q</m:t>
            </m:r>
          </m:e>
          <m:sub>
            <m:r>
              <w:rPr>
                <w:rFonts w:ascii="Cambria Math" w:hAnsi="Cambria Math"/>
              </w:rPr>
              <m:t>M</m:t>
            </m:r>
          </m:sub>
          <m:sup>
            <m:r>
              <w:rPr>
                <w:rFonts w:ascii="Cambria Math" w:hAnsi="Cambria Math"/>
              </w:rPr>
              <m:t>T</m:t>
            </m:r>
          </m:sup>
        </m:sSubSup>
        <m:sSub>
          <m:sSubPr>
            <m:ctrlPr>
              <w:rPr>
                <w:rFonts w:ascii="Cambria Math" w:hAnsi="Cambria Math"/>
              </w:rPr>
            </m:ctrlPr>
          </m:sSubPr>
          <m:e>
            <m:r>
              <w:rPr>
                <w:rFonts w:ascii="Cambria Math" w:hAnsi="Cambria Math"/>
                <w:vertAlign w:val="subscript"/>
              </w:rPr>
              <m:t>C</m:t>
            </m:r>
          </m:e>
          <m:sub>
            <m:r>
              <w:rPr>
                <w:rFonts w:ascii="Cambria Math" w:hAnsi="Cambria Math"/>
                <w:vertAlign w:val="subscript"/>
              </w:rPr>
              <m:t>MM</m:t>
            </m:r>
          </m:sub>
        </m:sSub>
        <m:sSub>
          <m:sSubPr>
            <m:ctrlPr>
              <w:rPr>
                <w:rFonts w:ascii="Cambria Math" w:hAnsi="Cambria Math"/>
              </w:rPr>
            </m:ctrlPr>
          </m:sSubPr>
          <m:e>
            <m:r>
              <w:rPr>
                <w:rFonts w:ascii="Cambria Math" w:hAnsi="Cambria Math"/>
                <w:vertAlign w:val="subscript"/>
              </w:rPr>
              <m:t>Q</m:t>
            </m:r>
          </m:e>
          <m:sub>
            <m:r>
              <w:rPr>
                <w:rFonts w:ascii="Cambria Math" w:hAnsi="Cambria Math"/>
                <w:vertAlign w:val="subscript"/>
              </w:rPr>
              <m:t>M</m:t>
            </m:r>
          </m:sub>
        </m:sSub>
      </m:oMath>
      <w:r>
        <w:rPr>
          <w:lang w:val="en-US"/>
        </w:rPr>
        <w:t xml:space="preserve">, and </w:t>
      </w:r>
      <m:oMath>
        <m:sSub>
          <m:sSubPr>
            <m:ctrlPr>
              <w:rPr>
                <w:rFonts w:ascii="Cambria Math" w:hAnsi="Cambria Math"/>
              </w:rPr>
            </m:ctrlPr>
          </m:sSubPr>
          <m:e>
            <m:r>
              <w:rPr>
                <w:rFonts w:ascii="Cambria Math" w:hAnsi="Cambria Math"/>
                <w:vertAlign w:val="subscript"/>
              </w:rPr>
              <m:t>P</m:t>
            </m:r>
          </m:e>
          <m:sub>
            <m:r>
              <w:rPr>
                <w:rFonts w:ascii="Cambria Math" w:hAnsi="Cambria Math"/>
                <w:vertAlign w:val="subscript"/>
              </w:rPr>
              <m:t>F</m:t>
            </m:r>
          </m:sub>
        </m:sSub>
        <m:r>
          <w:rPr>
            <w:rFonts w:ascii="Cambria Math" w:eastAsia="Cambria Math" w:hAnsi="Cambria Math" w:cs="Cambria Math"/>
          </w:rPr>
          <m:t>=</m:t>
        </m:r>
        <m:sSubSup>
          <m:sSubSupPr>
            <m:ctrlPr>
              <w:rPr>
                <w:rFonts w:ascii="Cambria Math" w:hAnsi="Cambria Math"/>
              </w:rPr>
            </m:ctrlPr>
          </m:sSubSupPr>
          <m:e>
            <m:r>
              <w:rPr>
                <w:rFonts w:ascii="Cambria Math" w:hAnsi="Cambria Math"/>
              </w:rPr>
              <m:t>Q</m:t>
            </m:r>
          </m:e>
          <m:sub>
            <m:r>
              <w:rPr>
                <w:rFonts w:ascii="Cambria Math" w:hAnsi="Cambria Math"/>
              </w:rPr>
              <m:t>F</m:t>
            </m:r>
          </m:sub>
          <m:sup>
            <m:r>
              <w:rPr>
                <w:rFonts w:ascii="Cambria Math" w:hAnsi="Cambria Math"/>
              </w:rPr>
              <m:t>T</m:t>
            </m:r>
          </m:sup>
        </m:sSubSup>
        <m:sSub>
          <m:sSubPr>
            <m:ctrlPr>
              <w:rPr>
                <w:rFonts w:ascii="Cambria Math" w:hAnsi="Cambria Math"/>
              </w:rPr>
            </m:ctrlPr>
          </m:sSubPr>
          <m:e>
            <m:r>
              <w:rPr>
                <w:rFonts w:ascii="Cambria Math" w:hAnsi="Cambria Math"/>
                <w:vertAlign w:val="subscript"/>
              </w:rPr>
              <m:t>C</m:t>
            </m:r>
          </m:e>
          <m:sub>
            <m:r>
              <w:rPr>
                <w:rFonts w:ascii="Cambria Math" w:hAnsi="Cambria Math"/>
                <w:vertAlign w:val="subscript"/>
              </w:rPr>
              <m:t>FF</m:t>
            </m:r>
          </m:sub>
        </m:sSub>
        <m:sSub>
          <m:sSubPr>
            <m:ctrlPr>
              <w:rPr>
                <w:rFonts w:ascii="Cambria Math" w:hAnsi="Cambria Math"/>
              </w:rPr>
            </m:ctrlPr>
          </m:sSubPr>
          <m:e>
            <m:r>
              <w:rPr>
                <w:rFonts w:ascii="Cambria Math" w:hAnsi="Cambria Math"/>
                <w:vertAlign w:val="subscript"/>
              </w:rPr>
              <m:t>Q</m:t>
            </m:r>
          </m:e>
          <m:sub>
            <m:r>
              <w:rPr>
                <w:rFonts w:ascii="Cambria Math" w:hAnsi="Cambria Math"/>
                <w:vertAlign w:val="subscript"/>
              </w:rPr>
              <m:t>F</m:t>
            </m:r>
          </m:sub>
        </m:sSub>
      </m:oMath>
      <w:r>
        <w:rPr>
          <w:lang w:val="en-US"/>
        </w:rPr>
        <w:t xml:space="preserve">, we obtain the canonical coefficients </w:t>
      </w:r>
      <m:oMath>
        <m:sSub>
          <m:sSubPr>
            <m:ctrlPr>
              <w:rPr>
                <w:rFonts w:ascii="Cambria Math" w:hAnsi="Cambria Math"/>
              </w:rPr>
            </m:ctrlPr>
          </m:sSubPr>
          <m:e>
            <m:r>
              <w:rPr>
                <w:rFonts w:ascii="Cambria Math" w:hAnsi="Cambria Math"/>
                <w:vertAlign w:val="subscript"/>
              </w:rPr>
              <m:t>W</m:t>
            </m:r>
          </m:e>
          <m:sub>
            <m:r>
              <w:rPr>
                <w:rFonts w:ascii="Cambria Math" w:hAnsi="Cambria Math"/>
                <w:vertAlign w:val="subscript"/>
              </w:rPr>
              <m:t>M</m:t>
            </m:r>
          </m:sub>
        </m:sSub>
        <m:r>
          <w:rPr>
            <w:rFonts w:ascii="Cambria Math" w:eastAsia="Cambria Math" w:hAnsi="Cambria Math" w:cs="Cambria Math"/>
          </w:rPr>
          <m:t>=</m:t>
        </m:r>
        <m:sSub>
          <m:sSubPr>
            <m:ctrlPr>
              <w:rPr>
                <w:rFonts w:ascii="Cambria Math" w:hAnsi="Cambria Math"/>
              </w:rPr>
            </m:ctrlPr>
          </m:sSubPr>
          <m:e>
            <m:r>
              <w:rPr>
                <w:rFonts w:ascii="Cambria Math" w:hAnsi="Cambria Math"/>
                <w:vertAlign w:val="subscript"/>
              </w:rPr>
              <m:t>Q</m:t>
            </m:r>
          </m:e>
          <m:sub>
            <m:r>
              <w:rPr>
                <w:rFonts w:ascii="Cambria Math" w:hAnsi="Cambria Math"/>
                <w:vertAlign w:val="subscript"/>
              </w:rPr>
              <m:t>M</m:t>
            </m:r>
          </m:sub>
        </m:sSub>
        <m:sSub>
          <m:sSubPr>
            <m:ctrlPr>
              <w:rPr>
                <w:rFonts w:ascii="Cambria Math" w:hAnsi="Cambria Math"/>
              </w:rPr>
            </m:ctrlPr>
          </m:sSubPr>
          <m:e>
            <m:r>
              <w:rPr>
                <w:rFonts w:ascii="Cambria Math" w:hAnsi="Cambria Math"/>
                <w:vertAlign w:val="subscript"/>
              </w:rPr>
              <m:t>U</m:t>
            </m:r>
          </m:e>
          <m:sub>
            <m:r>
              <w:rPr>
                <w:rFonts w:ascii="Cambria Math" w:hAnsi="Cambria Math"/>
                <w:vertAlign w:val="subscript"/>
              </w:rPr>
              <m:t>M</m:t>
            </m:r>
          </m:sub>
        </m:sSub>
      </m:oMath>
      <w:r>
        <w:rPr>
          <w:bCs/>
          <w:lang w:val="en-US"/>
        </w:rPr>
        <w:t xml:space="preserve">, </w:t>
      </w:r>
      <m:oMath>
        <m:sSub>
          <m:sSubPr>
            <m:ctrlPr>
              <w:rPr>
                <w:rFonts w:ascii="Cambria Math" w:hAnsi="Cambria Math"/>
              </w:rPr>
            </m:ctrlPr>
          </m:sSubPr>
          <m:e>
            <m:r>
              <w:rPr>
                <w:rFonts w:ascii="Cambria Math" w:hAnsi="Cambria Math"/>
                <w:vertAlign w:val="subscript"/>
              </w:rPr>
              <m:t>W</m:t>
            </m:r>
          </m:e>
          <m:sub>
            <m:r>
              <w:rPr>
                <w:rFonts w:ascii="Cambria Math" w:hAnsi="Cambria Math"/>
                <w:vertAlign w:val="subscript"/>
              </w:rPr>
              <m:t>F</m:t>
            </m:r>
          </m:sub>
        </m:sSub>
        <m:r>
          <w:rPr>
            <w:rFonts w:ascii="Cambria Math" w:eastAsia="Cambria Math" w:hAnsi="Cambria Math" w:cs="Cambria Math"/>
          </w:rPr>
          <m:t>=</m:t>
        </m:r>
        <m:sSub>
          <m:sSubPr>
            <m:ctrlPr>
              <w:rPr>
                <w:rFonts w:ascii="Cambria Math" w:hAnsi="Cambria Math"/>
              </w:rPr>
            </m:ctrlPr>
          </m:sSubPr>
          <m:e>
            <m:r>
              <w:rPr>
                <w:rFonts w:ascii="Cambria Math" w:hAnsi="Cambria Math"/>
                <w:vertAlign w:val="subscript"/>
              </w:rPr>
              <m:t>Q</m:t>
            </m:r>
          </m:e>
          <m:sub>
            <m:r>
              <w:rPr>
                <w:rFonts w:ascii="Cambria Math" w:hAnsi="Cambria Math"/>
                <w:vertAlign w:val="subscript"/>
              </w:rPr>
              <m:t>F</m:t>
            </m:r>
          </m:sub>
        </m:sSub>
        <m:sSub>
          <m:sSubPr>
            <m:ctrlPr>
              <w:rPr>
                <w:rFonts w:ascii="Cambria Math" w:hAnsi="Cambria Math"/>
              </w:rPr>
            </m:ctrlPr>
          </m:sSubPr>
          <m:e>
            <m:r>
              <w:rPr>
                <w:rFonts w:ascii="Cambria Math" w:hAnsi="Cambria Math"/>
                <w:vertAlign w:val="subscript"/>
              </w:rPr>
              <m:t>U</m:t>
            </m:r>
          </m:e>
          <m:sub>
            <m:r>
              <w:rPr>
                <w:rFonts w:ascii="Cambria Math" w:hAnsi="Cambria Math"/>
                <w:vertAlign w:val="subscript"/>
              </w:rPr>
              <m:t>F</m:t>
            </m:r>
          </m:sub>
        </m:sSub>
      </m:oMath>
      <w:r>
        <w:rPr>
          <w:bCs/>
          <w:lang w:val="en-US"/>
        </w:rPr>
        <w:t xml:space="preserve">, where each </w:t>
      </w:r>
      <m:oMath>
        <m:sSub>
          <m:sSubPr>
            <m:ctrlPr>
              <w:rPr>
                <w:rFonts w:ascii="Cambria Math" w:hAnsi="Cambria Math"/>
              </w:rPr>
            </m:ctrlPr>
          </m:sSubPr>
          <m:e>
            <m:r>
              <w:rPr>
                <w:rFonts w:ascii="Cambria Math" w:hAnsi="Cambria Math"/>
                <w:vertAlign w:val="subscript"/>
              </w:rPr>
              <m:t>U</m:t>
            </m:r>
          </m:e>
          <m:sub>
            <m:r>
              <w:rPr>
                <w:rFonts w:ascii="Cambria Math" w:hAnsi="Cambria Math"/>
                <w:vertAlign w:val="subscript"/>
              </w:rPr>
              <m:t>A</m:t>
            </m:r>
          </m:sub>
        </m:sSub>
      </m:oMath>
      <w:r>
        <w:rPr>
          <w:bCs/>
          <w:lang w:val="en-US"/>
        </w:rPr>
        <w:t xml:space="preserve"> is a diagonal matrix with entries </w:t>
      </w:r>
      <m:oMath>
        <m:sSub>
          <m:sSubPr>
            <m:ctrlPr>
              <w:rPr>
                <w:rFonts w:ascii="Cambria Math" w:eastAsia="Cambria Math" w:hAnsi="Cambria Math" w:cs="Cambria Math"/>
                <w:i/>
              </w:rPr>
            </m:ctrlPr>
          </m:sSubPr>
          <m:e>
            <m:r>
              <w:rPr>
                <w:rFonts w:ascii="Cambria Math" w:eastAsia="Cambria Math" w:hAnsi="Cambria Math" w:cs="Cambria Math"/>
              </w:rPr>
              <m:t>{</m:t>
            </m:r>
            <m:sSub>
              <m:sSubPr>
                <m:ctrlPr>
                  <w:rPr>
                    <w:rFonts w:ascii="Cambria Math" w:hAnsi="Cambria Math"/>
                  </w:rPr>
                </m:ctrlPr>
              </m:sSubPr>
              <m:e>
                <m:r>
                  <w:rPr>
                    <w:rFonts w:ascii="Cambria Math" w:hAnsi="Cambria Math"/>
                    <w:vertAlign w:val="subscript"/>
                  </w:rPr>
                  <m:t>U</m:t>
                </m:r>
              </m:e>
              <m:sub>
                <m:r>
                  <w:rPr>
                    <w:rFonts w:ascii="Cambria Math" w:hAnsi="Cambria Math"/>
                    <w:vertAlign w:val="subscript"/>
                  </w:rPr>
                  <m:t>A</m:t>
                </m:r>
              </m:sub>
            </m:sSub>
            <m:r>
              <w:rPr>
                <w:rFonts w:ascii="Cambria Math" w:eastAsia="Cambria Math" w:hAnsi="Cambria Math" w:cs="Cambria Math"/>
              </w:rPr>
              <m:t>}</m:t>
            </m:r>
          </m:e>
          <m:sub>
            <m:r>
              <w:rPr>
                <w:rFonts w:ascii="Cambria Math" w:eastAsia="Cambria Math" w:hAnsi="Cambria Math" w:cs="Cambria Math"/>
              </w:rPr>
              <m:t>ii</m:t>
            </m:r>
          </m:sub>
        </m:sSub>
        <m:r>
          <w:rPr>
            <w:rFonts w:ascii="Cambria Math" w:eastAsia="Cambria Math" w:hAnsi="Cambria Math" w:cs="Cambria Math"/>
          </w:rPr>
          <m:t>=1/</m:t>
        </m:r>
        <m:rad>
          <m:radPr>
            <m:degHide m:val="1"/>
            <m:ctrlPr>
              <w:rPr>
                <w:rFonts w:ascii="Cambria Math" w:eastAsia="Cambria Math" w:hAnsi="Cambria Math" w:cs="Cambria Math"/>
                <w:i/>
              </w:rPr>
            </m:ctrlPr>
          </m:radPr>
          <m:deg/>
          <m:e>
            <m:sSub>
              <m:sSubPr>
                <m:ctrlPr>
                  <w:rPr>
                    <w:rFonts w:ascii="Cambria Math" w:eastAsia="Cambria Math" w:hAnsi="Cambria Math" w:cs="Cambria Math"/>
                    <w:i/>
                  </w:rPr>
                </m:ctrlPr>
              </m:sSubPr>
              <m:e>
                <m:r>
                  <w:rPr>
                    <w:rFonts w:ascii="Cambria Math" w:eastAsia="Cambria Math" w:hAnsi="Cambria Math" w:cs="Cambria Math"/>
                  </w:rPr>
                  <m:t>{</m:t>
                </m:r>
                <m:sSub>
                  <m:sSubPr>
                    <m:ctrlPr>
                      <w:rPr>
                        <w:rFonts w:ascii="Cambria Math" w:hAnsi="Cambria Math"/>
                      </w:rPr>
                    </m:ctrlPr>
                  </m:sSubPr>
                  <m:e>
                    <m:r>
                      <w:rPr>
                        <w:rFonts w:ascii="Cambria Math" w:hAnsi="Cambria Math"/>
                        <w:vertAlign w:val="subscript"/>
                      </w:rPr>
                      <m:t>P</m:t>
                    </m:r>
                  </m:e>
                  <m:sub>
                    <m:r>
                      <w:rPr>
                        <w:rFonts w:ascii="Cambria Math" w:hAnsi="Cambria Math"/>
                        <w:vertAlign w:val="subscript"/>
                      </w:rPr>
                      <m:t>A</m:t>
                    </m:r>
                  </m:sub>
                </m:sSub>
                <m:r>
                  <w:rPr>
                    <w:rFonts w:ascii="Cambria Math" w:eastAsia="Cambria Math" w:hAnsi="Cambria Math" w:cs="Cambria Math"/>
                  </w:rPr>
                  <m:t>}</m:t>
                </m:r>
              </m:e>
              <m:sub>
                <m:r>
                  <w:rPr>
                    <w:rFonts w:ascii="Cambria Math" w:eastAsia="Cambria Math" w:hAnsi="Cambria Math" w:cs="Cambria Math"/>
                  </w:rPr>
                  <m:t>ii</m:t>
                </m:r>
              </m:sub>
            </m:sSub>
          </m:e>
        </m:rad>
      </m:oMath>
      <w:r>
        <w:rPr>
          <w:lang w:val="en-US"/>
        </w:rPr>
        <w:t xml:space="preserve"> for </w:t>
      </w:r>
      <m:oMath>
        <m:r>
          <w:rPr>
            <w:rFonts w:ascii="Cambria Math" w:hAnsi="Cambria Math"/>
            <w:vertAlign w:val="subscript"/>
          </w:rPr>
          <m:t>A</m:t>
        </m:r>
        <m:r>
          <w:rPr>
            <w:rFonts w:ascii="Cambria Math" w:eastAsia="Cambria Math" w:hAnsi="Cambria Math" w:cs="Cambria Math"/>
            <w:vertAlign w:val="subscript"/>
          </w:rPr>
          <m:t>∈</m:t>
        </m:r>
        <m:r>
          <w:rPr>
            <w:rFonts w:ascii="Cambria Math" w:hAnsi="Cambria Math"/>
            <w:vertAlign w:val="subscript"/>
          </w:rPr>
          <m:t>{M,F}</m:t>
        </m:r>
      </m:oMath>
      <w:r>
        <w:rPr>
          <w:bCs/>
          <w:lang w:val="en-US"/>
        </w:rPr>
        <w:t xml:space="preserve">. We then can compute the structure matrices </w:t>
      </w:r>
      <m:oMath>
        <m:sSub>
          <m:sSubPr>
            <m:ctrlPr>
              <w:rPr>
                <w:rFonts w:ascii="Cambria Math" w:hAnsi="Cambria Math"/>
              </w:rPr>
            </m:ctrlPr>
          </m:sSubPr>
          <m:e>
            <m:r>
              <w:rPr>
                <w:rFonts w:ascii="Cambria Math" w:hAnsi="Cambria Math"/>
                <w:vertAlign w:val="subscript"/>
              </w:rPr>
              <m:t>S</m:t>
            </m:r>
          </m:e>
          <m:sub>
            <m:r>
              <w:rPr>
                <w:rFonts w:ascii="Cambria Math" w:hAnsi="Cambria Math"/>
                <w:vertAlign w:val="subscript"/>
              </w:rPr>
              <m:t>A</m:t>
            </m:r>
          </m:sub>
        </m:sSub>
        <m:r>
          <w:rPr>
            <w:rFonts w:ascii="Cambria Math" w:eastAsia="Cambria Math" w:hAnsi="Cambria Math" w:cs="Cambria Math"/>
          </w:rPr>
          <m:t>=</m:t>
        </m:r>
        <m:sSub>
          <m:sSubPr>
            <m:ctrlPr>
              <w:rPr>
                <w:rFonts w:ascii="Cambria Math" w:hAnsi="Cambria Math"/>
              </w:rPr>
            </m:ctrlPr>
          </m:sSubPr>
          <m:e>
            <m:r>
              <w:rPr>
                <w:rFonts w:ascii="Cambria Math" w:hAnsi="Cambria Math"/>
                <w:vertAlign w:val="subscript"/>
              </w:rPr>
              <m:t>C</m:t>
            </m:r>
          </m:e>
          <m:sub>
            <m:r>
              <w:rPr>
                <w:rFonts w:ascii="Cambria Math" w:hAnsi="Cambria Math"/>
                <w:vertAlign w:val="subscript"/>
              </w:rPr>
              <m:t>AA</m:t>
            </m:r>
          </m:sub>
        </m:sSub>
        <m:sSub>
          <m:sSubPr>
            <m:ctrlPr>
              <w:rPr>
                <w:rFonts w:ascii="Cambria Math" w:hAnsi="Cambria Math"/>
              </w:rPr>
            </m:ctrlPr>
          </m:sSubPr>
          <m:e>
            <m:r>
              <w:rPr>
                <w:rFonts w:ascii="Cambria Math" w:hAnsi="Cambria Math"/>
                <w:vertAlign w:val="subscript"/>
              </w:rPr>
              <m:t>W</m:t>
            </m:r>
          </m:e>
          <m:sub>
            <m:r>
              <w:rPr>
                <w:rFonts w:ascii="Cambria Math" w:hAnsi="Cambria Math"/>
                <w:vertAlign w:val="subscript"/>
              </w:rPr>
              <m:t>A</m:t>
            </m:r>
          </m:sub>
        </m:sSub>
      </m:oMath>
      <w:r>
        <w:rPr>
          <w:bCs/>
          <w:lang w:val="en-US"/>
        </w:rPr>
        <w:t xml:space="preserve">. The redundancy indices are then computed </w:t>
      </w:r>
      <m:oMath>
        <m:sSub>
          <m:sSubPr>
            <m:ctrlPr>
              <w:rPr>
                <w:rFonts w:ascii="Cambria Math" w:hAnsi="Cambria Math"/>
              </w:rPr>
            </m:ctrlPr>
          </m:sSubPr>
          <m:e>
            <m:r>
              <m:rPr>
                <m:sty m:val="p"/>
              </m:rPr>
              <w:rPr>
                <w:rFonts w:ascii="Cambria Math" w:hAnsi="Cambria Math"/>
                <w:vertAlign w:val="subscript"/>
              </w:rPr>
              <m:t>rd</m:t>
            </m:r>
          </m:e>
          <m:sub>
            <m:r>
              <w:rPr>
                <w:rFonts w:ascii="Cambria Math" w:hAnsi="Cambria Math"/>
                <w:vertAlign w:val="subscript"/>
              </w:rPr>
              <m:t>M|F</m:t>
            </m:r>
          </m:sub>
        </m:sSub>
        <m:r>
          <w:rPr>
            <w:rFonts w:ascii="Cambria Math" w:eastAsia="Cambria Math" w:hAnsi="Cambria Math" w:cs="Cambria Math"/>
          </w:rPr>
          <m:t>=</m:t>
        </m:r>
        <m:sSup>
          <m:sSupPr>
            <m:ctrlPr>
              <w:rPr>
                <w:rFonts w:ascii="Cambria Math" w:eastAsia="Cambria Math" w:hAnsi="Cambria Math" w:cs="Cambria Math"/>
                <w:i/>
                <w:lang w:val="en-US"/>
              </w:rPr>
            </m:ctrlPr>
          </m:sSupPr>
          <m:e>
            <m:r>
              <w:rPr>
                <w:rFonts w:ascii="Cambria Math" w:eastAsia="Cambria Math" w:hAnsi="Cambria Math" w:cs="Cambria Math"/>
                <w:lang w:val="en-US"/>
              </w:rPr>
              <m:t>r</m:t>
            </m:r>
          </m:e>
          <m:sup>
            <m:r>
              <w:rPr>
                <w:rFonts w:ascii="Cambria Math" w:eastAsia="Cambria Math" w:hAnsi="Cambria Math" w:cs="Cambria Math"/>
                <w:lang w:val="en-US"/>
              </w:rPr>
              <m:t>2</m:t>
            </m:r>
          </m:sup>
        </m:sSup>
        <m:r>
          <w:rPr>
            <w:rFonts w:ascii="Cambria Math" w:eastAsia="Cambria Math" w:hAnsi="Cambria Math" w:cs="Cambria Math"/>
          </w:rPr>
          <m:t>/n *</m:t>
        </m:r>
        <m:sSup>
          <m:sSupPr>
            <m:ctrlPr>
              <w:rPr>
                <w:rFonts w:ascii="Cambria Math" w:eastAsia="Cambria Math" w:hAnsi="Cambria Math" w:cs="Cambria Math"/>
                <w:i/>
              </w:rPr>
            </m:ctrlPr>
          </m:sSupPr>
          <m:e>
            <m:r>
              <w:rPr>
                <w:rFonts w:ascii="Cambria Math" w:eastAsia="Cambria Math" w:hAnsi="Cambria Math" w:cs="Cambria Math"/>
              </w:rPr>
              <m:t>(</m:t>
            </m:r>
            <m:sSubSup>
              <m:sSubSupPr>
                <m:ctrlPr>
                  <w:rPr>
                    <w:rFonts w:ascii="Cambria Math" w:eastAsia="Cambria Math" w:hAnsi="Cambria Math" w:cs="Cambria Math"/>
                    <w:i/>
                  </w:rPr>
                </m:ctrlPr>
              </m:sSubSupPr>
              <m:e>
                <m:r>
                  <w:rPr>
                    <w:rFonts w:ascii="Cambria Math" w:eastAsia="Cambria Math" w:hAnsi="Cambria Math" w:cs="Cambria Math"/>
                  </w:rPr>
                  <m:t>1</m:t>
                </m:r>
              </m:e>
              <m:sub>
                <m:r>
                  <w:rPr>
                    <w:rFonts w:ascii="Cambria Math" w:eastAsia="Cambria Math" w:hAnsi="Cambria Math" w:cs="Cambria Math"/>
                  </w:rPr>
                  <m:t>n</m:t>
                </m:r>
              </m:sub>
              <m:sup>
                <m:r>
                  <w:rPr>
                    <w:rFonts w:ascii="Cambria Math" w:eastAsia="Cambria Math" w:hAnsi="Cambria Math" w:cs="Cambria Math"/>
                  </w:rPr>
                  <m:t>T</m:t>
                </m:r>
              </m:sup>
            </m:sSubSup>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hAnsi="Cambria Math"/>
                    <w:vertAlign w:val="subscript"/>
                  </w:rPr>
                  <m:t>S</m:t>
                </m:r>
              </m:e>
              <m:sub>
                <m:r>
                  <w:rPr>
                    <w:rFonts w:ascii="Cambria Math" w:eastAsia="Cambria Math" w:hAnsi="Cambria Math" w:cs="Cambria Math"/>
                  </w:rPr>
                  <m:t>M</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hAnsi="Cambria Math"/>
                    <w:vertAlign w:val="subscript"/>
                  </w:rPr>
                  <m:t>S</m:t>
                </m:r>
              </m:e>
              <m:sub>
                <m:r>
                  <w:rPr>
                    <w:rFonts w:ascii="Cambria Math" w:eastAsia="Cambria Math" w:hAnsi="Cambria Math" w:cs="Cambria Math"/>
                  </w:rPr>
                  <m:t>M</m:t>
                </m:r>
              </m:sub>
            </m:sSub>
            <m:r>
              <w:rPr>
                <w:rFonts w:ascii="Cambria Math" w:eastAsia="Cambria Math" w:hAnsi="Cambria Math" w:cs="Cambria Math"/>
              </w:rPr>
              <m:t>))</m:t>
            </m:r>
          </m:e>
          <m:sup>
            <m:r>
              <w:rPr>
                <w:rFonts w:ascii="Cambria Math" w:eastAsia="Cambria Math" w:hAnsi="Cambria Math" w:cs="Cambria Math"/>
              </w:rPr>
              <m:t>T</m:t>
            </m:r>
          </m:sup>
        </m:sSup>
      </m:oMath>
      <w:r>
        <w:rPr>
          <w:bCs/>
          <w:lang w:val="en-US"/>
        </w:rPr>
        <w:t xml:space="preserve">, </w:t>
      </w:r>
      <m:oMath>
        <m:sSub>
          <m:sSubPr>
            <m:ctrlPr>
              <w:rPr>
                <w:rFonts w:ascii="Cambria Math" w:hAnsi="Cambria Math"/>
              </w:rPr>
            </m:ctrlPr>
          </m:sSubPr>
          <m:e>
            <m:r>
              <m:rPr>
                <m:sty m:val="p"/>
              </m:rPr>
              <w:rPr>
                <w:rFonts w:ascii="Cambria Math" w:hAnsi="Cambria Math"/>
                <w:vertAlign w:val="subscript"/>
              </w:rPr>
              <m:t>rd</m:t>
            </m:r>
          </m:e>
          <m:sub>
            <m:r>
              <w:rPr>
                <w:rFonts w:ascii="Cambria Math" w:hAnsi="Cambria Math"/>
                <w:vertAlign w:val="subscript"/>
              </w:rPr>
              <m:t>F|M</m:t>
            </m:r>
          </m:sub>
        </m:sSub>
        <m:r>
          <w:rPr>
            <w:rFonts w:ascii="Cambria Math" w:eastAsia="Cambria Math" w:hAnsi="Cambria Math" w:cs="Cambria Math"/>
          </w:rPr>
          <m:t>=</m:t>
        </m:r>
        <m:sSup>
          <m:sSupPr>
            <m:ctrlPr>
              <w:rPr>
                <w:rFonts w:ascii="Cambria Math" w:eastAsia="Cambria Math" w:hAnsi="Cambria Math" w:cs="Cambria Math"/>
                <w:i/>
                <w:lang w:val="en-US"/>
              </w:rPr>
            </m:ctrlPr>
          </m:sSupPr>
          <m:e>
            <m:r>
              <w:rPr>
                <w:rFonts w:ascii="Cambria Math" w:eastAsia="Cambria Math" w:hAnsi="Cambria Math" w:cs="Cambria Math"/>
                <w:lang w:val="en-US"/>
              </w:rPr>
              <m:t>r</m:t>
            </m:r>
          </m:e>
          <m:sup>
            <m:r>
              <w:rPr>
                <w:rFonts w:ascii="Cambria Math" w:eastAsia="Cambria Math" w:hAnsi="Cambria Math" w:cs="Cambria Math"/>
                <w:lang w:val="en-US"/>
              </w:rPr>
              <m:t>2</m:t>
            </m:r>
          </m:sup>
        </m:sSup>
        <m:r>
          <w:rPr>
            <w:rFonts w:ascii="Cambria Math" w:eastAsia="Cambria Math" w:hAnsi="Cambria Math" w:cs="Cambria Math"/>
          </w:rPr>
          <m:t xml:space="preserve">/n * </m:t>
        </m:r>
        <m:sSup>
          <m:sSupPr>
            <m:ctrlPr>
              <w:rPr>
                <w:rFonts w:ascii="Cambria Math" w:eastAsia="Cambria Math" w:hAnsi="Cambria Math" w:cs="Cambria Math"/>
                <w:i/>
              </w:rPr>
            </m:ctrlPr>
          </m:sSupPr>
          <m:e>
            <m:r>
              <w:rPr>
                <w:rFonts w:ascii="Cambria Math" w:eastAsia="Cambria Math" w:hAnsi="Cambria Math" w:cs="Cambria Math"/>
              </w:rPr>
              <m:t>(</m:t>
            </m:r>
            <m:sSubSup>
              <m:sSubSupPr>
                <m:ctrlPr>
                  <w:rPr>
                    <w:rFonts w:ascii="Cambria Math" w:eastAsia="Cambria Math" w:hAnsi="Cambria Math" w:cs="Cambria Math"/>
                    <w:i/>
                  </w:rPr>
                </m:ctrlPr>
              </m:sSubSupPr>
              <m:e>
                <m:r>
                  <w:rPr>
                    <w:rFonts w:ascii="Cambria Math" w:eastAsia="Cambria Math" w:hAnsi="Cambria Math" w:cs="Cambria Math"/>
                  </w:rPr>
                  <m:t>1</m:t>
                </m:r>
              </m:e>
              <m:sub>
                <m:r>
                  <w:rPr>
                    <w:rFonts w:ascii="Cambria Math" w:eastAsia="Cambria Math" w:hAnsi="Cambria Math" w:cs="Cambria Math"/>
                  </w:rPr>
                  <m:t>n</m:t>
                </m:r>
              </m:sub>
              <m:sup>
                <m:r>
                  <w:rPr>
                    <w:rFonts w:ascii="Cambria Math" w:eastAsia="Cambria Math" w:hAnsi="Cambria Math" w:cs="Cambria Math"/>
                  </w:rPr>
                  <m:t>T</m:t>
                </m:r>
              </m:sup>
            </m:sSubSup>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hAnsi="Cambria Math"/>
                    <w:vertAlign w:val="subscript"/>
                  </w:rPr>
                  <m:t>S</m:t>
                </m:r>
              </m:e>
              <m:sub>
                <m:r>
                  <w:rPr>
                    <w:rFonts w:ascii="Cambria Math" w:eastAsia="Cambria Math" w:hAnsi="Cambria Math" w:cs="Cambria Math"/>
                  </w:rPr>
                  <m:t>F</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hAnsi="Cambria Math"/>
                    <w:vertAlign w:val="subscript"/>
                  </w:rPr>
                  <m:t>S</m:t>
                </m:r>
              </m:e>
              <m:sub>
                <m:r>
                  <w:rPr>
                    <w:rFonts w:ascii="Cambria Math" w:eastAsia="Cambria Math" w:hAnsi="Cambria Math" w:cs="Cambria Math"/>
                  </w:rPr>
                  <m:t>F</m:t>
                </m:r>
              </m:sub>
            </m:sSub>
            <m:r>
              <w:rPr>
                <w:rFonts w:ascii="Cambria Math" w:eastAsia="Cambria Math" w:hAnsi="Cambria Math" w:cs="Cambria Math"/>
              </w:rPr>
              <m:t>))</m:t>
            </m:r>
          </m:e>
          <m:sup>
            <m:r>
              <w:rPr>
                <w:rFonts w:ascii="Cambria Math" w:eastAsia="Cambria Math" w:hAnsi="Cambria Math" w:cs="Cambria Math"/>
              </w:rPr>
              <m:t>T</m:t>
            </m:r>
          </m:sup>
        </m:sSup>
      </m:oMath>
      <w:r>
        <w:rPr>
          <w:bCs/>
          <w:lang w:val="en-US"/>
        </w:rPr>
        <w:t xml:space="preserve">, where </w:t>
      </w:r>
      <m:oMath>
        <m:r>
          <w:rPr>
            <w:rFonts w:ascii="Cambria Math" w:eastAsia="Cambria Math" w:hAnsi="Cambria Math" w:cs="Cambria Math"/>
          </w:rPr>
          <m:t>*</m:t>
        </m:r>
      </m:oMath>
      <w:r>
        <w:rPr>
          <w:bCs/>
          <w:lang w:val="en-US"/>
        </w:rPr>
        <w:t xml:space="preserve"> denotes the element-wise multiplication. Finally, the average cumulative relative redundancies for each </w:t>
      </w:r>
      <w:r>
        <w:rPr>
          <w:bCs/>
          <w:i/>
          <w:iCs/>
          <w:lang w:val="en-US"/>
        </w:rPr>
        <w:t>j</w:t>
      </w:r>
      <w:r>
        <w:rPr>
          <w:bCs/>
          <w:lang w:val="en-US"/>
        </w:rPr>
        <w:t xml:space="preserve">th canonical variate are computed </w:t>
      </w:r>
      <m:oMath>
        <m:sSub>
          <m:sSubPr>
            <m:ctrlPr>
              <w:rPr>
                <w:rFonts w:ascii="Cambria Math" w:eastAsia="Cambria Math" w:hAnsi="Cambria Math" w:cs="Cambria Math"/>
                <w:i/>
              </w:rPr>
            </m:ctrlPr>
          </m:sSubPr>
          <m:e>
            <m:acc>
              <m:accPr>
                <m:chr m:val="̅"/>
                <m:ctrlPr>
                  <w:rPr>
                    <w:rFonts w:ascii="Cambria Math" w:eastAsia="Cambria Math" w:hAnsi="Cambria Math" w:cs="Cambria Math"/>
                    <w:i/>
                    <w:vertAlign w:val="subscript"/>
                  </w:rPr>
                </m:ctrlPr>
              </m:accPr>
              <m:e>
                <m:r>
                  <m:rPr>
                    <m:sty m:val="p"/>
                  </m:rPr>
                  <w:rPr>
                    <w:rFonts w:ascii="Cambria Math" w:hAnsi="Cambria Math"/>
                    <w:vertAlign w:val="subscript"/>
                  </w:rPr>
                  <m:t>rd</m:t>
                </m:r>
              </m:e>
            </m:acc>
          </m:e>
          <m:sub>
            <m:r>
              <w:rPr>
                <w:rFonts w:ascii="Cambria Math" w:eastAsia="Cambria Math" w:hAnsi="Cambria Math" w:cs="Cambria Math"/>
              </w:rPr>
              <m:t>j</m:t>
            </m:r>
          </m:sub>
        </m:sSub>
        <m:r>
          <w:rPr>
            <w:rFonts w:ascii="Cambria Math" w:eastAsia="Cambria Math" w:hAnsi="Cambria Math" w:cs="Cambria Math"/>
          </w:rPr>
          <m:t>=</m:t>
        </m:r>
        <m:f>
          <m:fPr>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2</m:t>
            </m:r>
          </m:den>
        </m:f>
        <m:d>
          <m:dPr>
            <m:ctrlPr>
              <w:rPr>
                <w:rFonts w:ascii="Cambria Math" w:eastAsia="Cambria Math" w:hAnsi="Cambria Math" w:cs="Cambria Math"/>
                <w:i/>
              </w:rPr>
            </m:ctrlPr>
          </m:dPr>
          <m:e>
            <m:nary>
              <m:naryPr>
                <m:chr m:val="∑"/>
                <m:limLoc m:val="subSup"/>
                <m:ctrlPr>
                  <w:rPr>
                    <w:rFonts w:ascii="Cambria Math" w:eastAsia="Cambria Math" w:hAnsi="Cambria Math" w:cs="Cambria Math"/>
                    <w:i/>
                  </w:rPr>
                </m:ctrlPr>
              </m:naryPr>
              <m:sub>
                <m:r>
                  <w:rPr>
                    <w:rFonts w:ascii="Cambria Math" w:eastAsia="Cambria Math" w:hAnsi="Cambria Math" w:cs="Cambria Math"/>
                  </w:rPr>
                  <m:t>i=0</m:t>
                </m:r>
              </m:sub>
              <m:sup>
                <m:r>
                  <w:rPr>
                    <w:rFonts w:ascii="Cambria Math" w:eastAsia="Cambria Math" w:hAnsi="Cambria Math" w:cs="Cambria Math"/>
                  </w:rPr>
                  <m:t>j</m:t>
                </m:r>
              </m:sup>
              <m:e>
                <m:sSub>
                  <m:sSubPr>
                    <m:ctrlPr>
                      <w:rPr>
                        <w:rFonts w:ascii="Cambria Math" w:hAnsi="Cambria Math"/>
                      </w:rPr>
                    </m:ctrlPr>
                  </m:sSubPr>
                  <m:e>
                    <m:r>
                      <m:rPr>
                        <m:sty m:val="p"/>
                      </m:rPr>
                      <w:rPr>
                        <w:rFonts w:ascii="Cambria Math" w:hAnsi="Cambria Math"/>
                        <w:vertAlign w:val="subscript"/>
                      </w:rPr>
                      <m:t>rd</m:t>
                    </m:r>
                  </m:e>
                  <m:sub>
                    <m:r>
                      <w:rPr>
                        <w:rFonts w:ascii="Cambria Math" w:hAnsi="Cambria Math"/>
                        <w:vertAlign w:val="subscript"/>
                      </w:rPr>
                      <m:t>M|F</m:t>
                    </m:r>
                  </m:sub>
                </m:sSub>
              </m:e>
            </m:nary>
          </m:e>
        </m:d>
        <m:r>
          <w:rPr>
            <w:rFonts w:ascii="Cambria Math" w:eastAsia="Cambria Math" w:hAnsi="Cambria Math" w:cs="Cambria Math"/>
          </w:rPr>
          <m:t>/</m:t>
        </m:r>
        <m:d>
          <m:dPr>
            <m:ctrlPr>
              <w:rPr>
                <w:rFonts w:ascii="Cambria Math" w:eastAsia="Cambria Math" w:hAnsi="Cambria Math" w:cs="Cambria Math"/>
                <w:i/>
              </w:rPr>
            </m:ctrlPr>
          </m:dPr>
          <m:e>
            <m:nary>
              <m:naryPr>
                <m:chr m:val="∑"/>
                <m:limLoc m:val="subSup"/>
                <m:ctrlPr>
                  <w:rPr>
                    <w:rFonts w:ascii="Cambria Math" w:eastAsia="Cambria Math" w:hAnsi="Cambria Math" w:cs="Cambria Math"/>
                    <w:i/>
                  </w:rPr>
                </m:ctrlPr>
              </m:naryPr>
              <m:sub>
                <m:r>
                  <w:rPr>
                    <w:rFonts w:ascii="Cambria Math" w:eastAsia="Cambria Math" w:hAnsi="Cambria Math" w:cs="Cambria Math"/>
                  </w:rPr>
                  <m:t>i=0</m:t>
                </m:r>
              </m:sub>
              <m:sup>
                <m:r>
                  <w:rPr>
                    <w:rFonts w:ascii="Cambria Math" w:eastAsia="Cambria Math" w:hAnsi="Cambria Math" w:cs="Cambria Math"/>
                  </w:rPr>
                  <m:t>n</m:t>
                </m:r>
              </m:sup>
              <m:e>
                <m:sSub>
                  <m:sSubPr>
                    <m:ctrlPr>
                      <w:rPr>
                        <w:rFonts w:ascii="Cambria Math" w:hAnsi="Cambria Math"/>
                      </w:rPr>
                    </m:ctrlPr>
                  </m:sSubPr>
                  <m:e>
                    <m:r>
                      <m:rPr>
                        <m:sty m:val="p"/>
                      </m:rPr>
                      <w:rPr>
                        <w:rFonts w:ascii="Cambria Math" w:hAnsi="Cambria Math"/>
                        <w:vertAlign w:val="subscript"/>
                      </w:rPr>
                      <m:t>rd</m:t>
                    </m:r>
                  </m:e>
                  <m:sub>
                    <m:r>
                      <w:rPr>
                        <w:rFonts w:ascii="Cambria Math" w:hAnsi="Cambria Math"/>
                        <w:vertAlign w:val="subscript"/>
                      </w:rPr>
                      <m:t>M|F</m:t>
                    </m:r>
                  </m:sub>
                </m:sSub>
              </m:e>
            </m:nary>
          </m:e>
        </m:d>
        <m:r>
          <w:rPr>
            <w:rFonts w:ascii="Cambria Math" w:eastAsia="Cambria Math" w:hAnsi="Cambria Math" w:cs="Cambria Math"/>
          </w:rPr>
          <m:t>+</m:t>
        </m:r>
        <m:f>
          <m:fPr>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2</m:t>
            </m:r>
          </m:den>
        </m:f>
        <m:d>
          <m:dPr>
            <m:ctrlPr>
              <w:rPr>
                <w:rFonts w:ascii="Cambria Math" w:eastAsia="Cambria Math" w:hAnsi="Cambria Math" w:cs="Cambria Math"/>
                <w:i/>
              </w:rPr>
            </m:ctrlPr>
          </m:dPr>
          <m:e>
            <m:nary>
              <m:naryPr>
                <m:chr m:val="∑"/>
                <m:limLoc m:val="subSup"/>
                <m:ctrlPr>
                  <w:rPr>
                    <w:rFonts w:ascii="Cambria Math" w:eastAsia="Cambria Math" w:hAnsi="Cambria Math" w:cs="Cambria Math"/>
                    <w:i/>
                  </w:rPr>
                </m:ctrlPr>
              </m:naryPr>
              <m:sub>
                <m:r>
                  <w:rPr>
                    <w:rFonts w:ascii="Cambria Math" w:eastAsia="Cambria Math" w:hAnsi="Cambria Math" w:cs="Cambria Math"/>
                  </w:rPr>
                  <m:t>i=0</m:t>
                </m:r>
              </m:sub>
              <m:sup>
                <m:r>
                  <w:rPr>
                    <w:rFonts w:ascii="Cambria Math" w:eastAsia="Cambria Math" w:hAnsi="Cambria Math" w:cs="Cambria Math"/>
                  </w:rPr>
                  <m:t>j</m:t>
                </m:r>
              </m:sup>
              <m:e>
                <m:sSub>
                  <m:sSubPr>
                    <m:ctrlPr>
                      <w:rPr>
                        <w:rFonts w:ascii="Cambria Math" w:hAnsi="Cambria Math"/>
                      </w:rPr>
                    </m:ctrlPr>
                  </m:sSubPr>
                  <m:e>
                    <m:r>
                      <m:rPr>
                        <m:sty m:val="p"/>
                      </m:rPr>
                      <w:rPr>
                        <w:rFonts w:ascii="Cambria Math" w:hAnsi="Cambria Math"/>
                        <w:vertAlign w:val="subscript"/>
                      </w:rPr>
                      <m:t>rd</m:t>
                    </m:r>
                  </m:e>
                  <m:sub>
                    <m:r>
                      <w:rPr>
                        <w:rFonts w:ascii="Cambria Math" w:hAnsi="Cambria Math"/>
                        <w:vertAlign w:val="subscript"/>
                      </w:rPr>
                      <m:t>F|M</m:t>
                    </m:r>
                  </m:sub>
                </m:sSub>
              </m:e>
            </m:nary>
          </m:e>
        </m:d>
        <m:r>
          <w:rPr>
            <w:rFonts w:ascii="Cambria Math" w:eastAsia="Cambria Math" w:hAnsi="Cambria Math" w:cs="Cambria Math"/>
          </w:rPr>
          <m:t>/</m:t>
        </m:r>
        <m:d>
          <m:dPr>
            <m:ctrlPr>
              <w:rPr>
                <w:rFonts w:ascii="Cambria Math" w:eastAsia="Cambria Math" w:hAnsi="Cambria Math" w:cs="Cambria Math"/>
                <w:i/>
              </w:rPr>
            </m:ctrlPr>
          </m:dPr>
          <m:e>
            <m:nary>
              <m:naryPr>
                <m:chr m:val="∑"/>
                <m:limLoc m:val="subSup"/>
                <m:ctrlPr>
                  <w:rPr>
                    <w:rFonts w:ascii="Cambria Math" w:eastAsia="Cambria Math" w:hAnsi="Cambria Math" w:cs="Cambria Math"/>
                    <w:i/>
                  </w:rPr>
                </m:ctrlPr>
              </m:naryPr>
              <m:sub>
                <m:r>
                  <w:rPr>
                    <w:rFonts w:ascii="Cambria Math" w:eastAsia="Cambria Math" w:hAnsi="Cambria Math" w:cs="Cambria Math"/>
                  </w:rPr>
                  <m:t>i=0</m:t>
                </m:r>
              </m:sub>
              <m:sup>
                <m:r>
                  <w:rPr>
                    <w:rFonts w:ascii="Cambria Math" w:eastAsia="Cambria Math" w:hAnsi="Cambria Math" w:cs="Cambria Math"/>
                  </w:rPr>
                  <m:t>n</m:t>
                </m:r>
              </m:sup>
              <m:e>
                <m:sSub>
                  <m:sSubPr>
                    <m:ctrlPr>
                      <w:rPr>
                        <w:rFonts w:ascii="Cambria Math" w:hAnsi="Cambria Math"/>
                      </w:rPr>
                    </m:ctrlPr>
                  </m:sSubPr>
                  <m:e>
                    <m:r>
                      <m:rPr>
                        <m:sty m:val="p"/>
                      </m:rPr>
                      <w:rPr>
                        <w:rFonts w:ascii="Cambria Math" w:hAnsi="Cambria Math"/>
                        <w:vertAlign w:val="subscript"/>
                      </w:rPr>
                      <m:t>rd</m:t>
                    </m:r>
                  </m:e>
                  <m:sub>
                    <m:r>
                      <w:rPr>
                        <w:rFonts w:ascii="Cambria Math" w:hAnsi="Cambria Math"/>
                        <w:vertAlign w:val="subscript"/>
                      </w:rPr>
                      <m:t>F|M</m:t>
                    </m:r>
                  </m:sub>
                </m:sSub>
              </m:e>
            </m:nary>
          </m:e>
        </m:d>
      </m:oMath>
      <w:r>
        <w:rPr>
          <w:bCs/>
          <w:lang w:val="en-US"/>
        </w:rPr>
        <w:t>.</w:t>
      </w:r>
    </w:p>
    <w:p w14:paraId="7FB9537D" w14:textId="77777777" w:rsidR="000A7E31" w:rsidRDefault="00000000">
      <w:pPr>
        <w:pStyle w:val="Heading2"/>
      </w:pPr>
      <w:r>
        <w:t>Simulating complex intergenerational dynamics and phenotypic / genetics architectures</w:t>
      </w:r>
    </w:p>
    <w:p w14:paraId="03C4D31B" w14:textId="77777777" w:rsidR="000A7E31" w:rsidRDefault="00000000">
      <w:pPr>
        <w:pStyle w:val="Heading3"/>
      </w:pPr>
      <w:r>
        <w:t xml:space="preserve">The </w:t>
      </w:r>
      <w:r>
        <w:rPr>
          <w:i w:val="0"/>
          <w:iCs w:val="0"/>
        </w:rPr>
        <w:t>xftsim</w:t>
      </w:r>
      <w:r>
        <w:t xml:space="preserve"> library</w:t>
      </w:r>
    </w:p>
    <w:p w14:paraId="30E36D7B" w14:textId="77777777" w:rsidR="000A7E31" w:rsidRDefault="00000000">
      <w:r>
        <w:t xml:space="preserve">We developed the </w:t>
      </w:r>
      <w:r>
        <w:rPr>
          <w:i/>
          <w:iCs/>
        </w:rPr>
        <w:t>xftsim</w:t>
      </w:r>
      <w:r>
        <w:t xml:space="preserve"> library for flexible and performant forward time simulation of arbitrarily complex mating patterns and trait architectures, including but not limited to: high dimensional xAM, direct and indirect genetic effects, transmissible environments, non-additive genetic effects, and annotation-dependent genetic architectures. We provide efficient implementations of several widely used polygenic estimators, including method of moments heritability and genetic correlation estimators, association studies, and cross-validated polygenic index prediction. The </w:t>
      </w:r>
      <w:r>
        <w:rPr>
          <w:i/>
          <w:iCs/>
        </w:rPr>
        <w:t>xftsim</w:t>
      </w:r>
      <w:r>
        <w:t xml:space="preserve"> library is freely available and thoroughly documented online </w:t>
      </w:r>
      <w:r>
        <w:fldChar w:fldCharType="begin"/>
      </w:r>
      <w:r>
        <w:instrText xml:space="preserve"> ADDIN ZOTERO_ITEM CSL_CITATION {"citationID":"hm9hsvlV","properties":{"formattedCitation":"({\\i{}27})","plainCitation":"(27)","noteIndex":0},"citationItems":[{"id":4548,"uris":["http://zotero.org/users/2951540/items/NMI36K8S","http://zotero.org/users/2951540/items/WJVH5I5W"],"itemData":{"id":4548,"type":"software","abstract":"Release accompanying preprint","note":"DOI: 10.5281/zenodo.15537315","publisher":"Zenodo","source":"Zenodo","title":"xftsim: eXtensible Forward Time SIMulator v0.2.0","title-short":"xftsim","URL":"https://zenodo.org/records/15537315","author":[{"family":"Border","given":"Richard"}],"accessed":{"date-parts":[["2025",5,28]]},"issued":{"date-parts":[["2025",5,28]]}}}],"schema":"https://github.com/citation-style-language/schema/raw/master/csl-citation.json"} </w:instrText>
      </w:r>
      <w:r>
        <w:fldChar w:fldCharType="separate"/>
      </w:r>
      <w:r>
        <w:t>(</w:t>
      </w:r>
      <w:r>
        <w:rPr>
          <w:i/>
          <w:iCs/>
        </w:rPr>
        <w:t>27</w:t>
      </w:r>
      <w:r>
        <w:t>)</w:t>
      </w:r>
      <w:r>
        <w:fldChar w:fldCharType="end"/>
      </w:r>
      <w:r>
        <w:t xml:space="preserve">. We provide an overview of </w:t>
      </w:r>
      <w:r>
        <w:rPr>
          <w:i/>
          <w:iCs/>
        </w:rPr>
        <w:t>xftsim</w:t>
      </w:r>
      <w:r>
        <w:t xml:space="preserve">’s primary features in </w:t>
      </w:r>
      <w:r>
        <w:fldChar w:fldCharType="begin"/>
      </w:r>
      <w:r>
        <w:instrText xml:space="preserve"> REF _Ref169275809 \h  \* MERGEFORMAT </w:instrText>
      </w:r>
      <w:r>
        <w:fldChar w:fldCharType="separate"/>
      </w:r>
      <w:r>
        <w:t>Table 1</w:t>
      </w:r>
      <w:r>
        <w:fldChar w:fldCharType="end"/>
      </w:r>
      <w:r>
        <w:t>.</w:t>
      </w:r>
    </w:p>
    <w:p w14:paraId="1FEBC3C7" w14:textId="77777777" w:rsidR="000A7E31" w:rsidRDefault="00000000">
      <w:pPr>
        <w:pStyle w:val="Heading3"/>
      </w:pPr>
      <w:r>
        <w:t>Simulating multivariate and multidimensional xAM</w:t>
      </w:r>
    </w:p>
    <w:p w14:paraId="32C276B2" w14:textId="77777777" w:rsidR="000A7E31" w:rsidRDefault="00000000">
      <w:r>
        <w:t xml:space="preserve">Some multivariate xAM regimes (i.e., unidimensional regimes; see </w:t>
      </w:r>
      <w:r>
        <w:fldChar w:fldCharType="begin"/>
      </w:r>
      <w:r>
        <w:instrText xml:space="preserve"> REF _Ref178514897 \h  \* MERGEFORMAT </w:instrText>
      </w:r>
      <w:r>
        <w:fldChar w:fldCharType="separate"/>
      </w:r>
      <w:r>
        <w:t>Figure S19</w:t>
      </w:r>
      <w:r>
        <w:fldChar w:fldCharType="end"/>
      </w:r>
      <w:r>
        <w:t xml:space="preserve">) can be modeled as sorting on a single linear combination of multiple phenotypes. In such cases, the problem of simulating xAM is computationally simple: males and females may be independently ordered on a linear combination of the component phenotypes and random Gaussian noise and paired. We used this linear unidimensional approach for the simulations presented in </w:t>
      </w:r>
      <w:r>
        <w:fldChar w:fldCharType="begin"/>
      </w:r>
      <w:r>
        <w:instrText xml:space="preserve"> REF _Ref164676801 \h  \* MERGEFORMAT </w:instrText>
      </w:r>
      <w:r>
        <w:fldChar w:fldCharType="separate"/>
      </w:r>
      <w:r>
        <w:t>Figure 1</w:t>
      </w:r>
      <w:r>
        <w:fldChar w:fldCharType="end"/>
      </w:r>
      <w:r>
        <w:t xml:space="preserve">, </w:t>
      </w:r>
      <w:r>
        <w:fldChar w:fldCharType="begin"/>
      </w:r>
      <w:r>
        <w:instrText xml:space="preserve"> REF _Ref164678126 \h  \* MERGEFORMAT </w:instrText>
      </w:r>
      <w:r>
        <w:fldChar w:fldCharType="separate"/>
      </w:r>
      <w:r>
        <w:t>Figure 3</w:t>
      </w:r>
      <w:r>
        <w:fldChar w:fldCharType="end"/>
      </w:r>
      <w:r>
        <w:t xml:space="preserve">, and Supplemental Figures </w:t>
      </w:r>
      <w:r>
        <w:fldChar w:fldCharType="begin"/>
      </w:r>
      <w:r>
        <w:instrText xml:space="preserve"> REF _Ref179976001 \h  \* MERGEFORMAT </w:instrText>
      </w:r>
      <w:r>
        <w:fldChar w:fldCharType="separate"/>
      </w:r>
      <w:r>
        <w:t>S8</w:t>
      </w:r>
      <w:r>
        <w:fldChar w:fldCharType="end"/>
      </w:r>
      <w:r>
        <w:t>-</w:t>
      </w:r>
      <w:r>
        <w:fldChar w:fldCharType="begin"/>
      </w:r>
      <w:r>
        <w:instrText xml:space="preserve"> REF _Ref170915061 \h  \* MERGEFORMAT </w:instrText>
      </w:r>
      <w:r>
        <w:fldChar w:fldCharType="separate"/>
      </w:r>
      <w:r>
        <w:t>S14</w:t>
      </w:r>
      <w:r>
        <w:fldChar w:fldCharType="end"/>
      </w:r>
      <w:r>
        <w:t>.</w:t>
      </w:r>
    </w:p>
    <w:p w14:paraId="6950567D" w14:textId="77777777" w:rsidR="000A7E31" w:rsidRDefault="00000000">
      <w:pPr>
        <w:rPr>
          <w:lang w:val="en-US"/>
        </w:rPr>
      </w:pPr>
      <w:r>
        <w:t xml:space="preserve">While mathematically convenient, such regimes cannot reproduce realistically complex cross-mate correlation structures such as those observed empirically in the UKB (Figure 1a), across psychiatric disorders (Figure 2), or across the phenotypes presented in </w:t>
      </w:r>
      <w:r>
        <w:fldChar w:fldCharType="begin"/>
      </w:r>
      <w:r>
        <w:instrText xml:space="preserve"> REF _Ref164349630 \h  \* MERGEFORMAT </w:instrText>
      </w:r>
      <w:r>
        <w:fldChar w:fldCharType="separate"/>
      </w:r>
      <w:r>
        <w:t>Figure 4</w:t>
      </w:r>
      <w:r>
        <w:fldChar w:fldCharType="end"/>
      </w:r>
      <w:r>
        <w:t xml:space="preserve">. </w:t>
      </w:r>
      <w:r>
        <w:rPr>
          <w:lang w:val="en-US"/>
        </w:rPr>
        <w:t xml:space="preserve">We formulate the problem of simulating high-dimensional xAM across </w:t>
      </w:r>
      <w:r>
        <w:rPr>
          <w:lang w:val="en-US"/>
        </w:rPr>
        <w:lastRenderedPageBreak/>
        <w:t>an arbitrary number (</w:t>
      </w:r>
      <m:oMath>
        <m:r>
          <w:rPr>
            <w:rFonts w:ascii="Cambria Math" w:hAnsi="Cambria Math"/>
            <w:lang w:val="en-US"/>
          </w:rPr>
          <m:t>k</m:t>
        </m:r>
      </m:oMath>
      <w:r>
        <w:rPr>
          <w:lang w:val="en-US"/>
        </w:rPr>
        <w:t xml:space="preserve">) of phenotypes as follows: Given </w:t>
      </w:r>
      <m:oMath>
        <m:r>
          <w:rPr>
            <w:rFonts w:ascii="Cambria Math" w:hAnsi="Cambria Math"/>
            <w:lang w:val="en-US"/>
          </w:rPr>
          <m:t>n</m:t>
        </m:r>
      </m:oMath>
      <w:r>
        <w:rPr>
          <w:lang w:val="en-US"/>
        </w:rPr>
        <w:t xml:space="preserve"> individuals’ phenotypes </w:t>
      </w:r>
      <m:oMath>
        <m:r>
          <w:rPr>
            <w:rFonts w:ascii="Cambria Math" w:hAnsi="Cambria Math"/>
            <w:lang w:val="en-US"/>
          </w:rPr>
          <m:t>Y</m:t>
        </m:r>
        <m:r>
          <m:rPr>
            <m:sty m:val="p"/>
          </m:rPr>
          <w:rPr>
            <w:rFonts w:ascii="Cambria Math" w:hAnsi="Cambria Math"/>
            <w:lang w:val="en-US"/>
          </w:rPr>
          <m:t>∈</m:t>
        </m:r>
        <m:sSup>
          <m:sSupPr>
            <m:ctrlPr>
              <w:rPr>
                <w:rFonts w:ascii="Cambria Math" w:hAnsi="Cambria Math"/>
              </w:rPr>
            </m:ctrlPr>
          </m:sSupPr>
          <m:e>
            <m:r>
              <m:rPr>
                <m:scr m:val="double-struck"/>
                <m:sty m:val="p"/>
              </m:rPr>
              <w:rPr>
                <w:rFonts w:ascii="Cambria Math" w:hAnsi="Cambria Math"/>
                <w:lang w:val="en-US"/>
              </w:rPr>
              <m:t>R</m:t>
            </m:r>
          </m:e>
          <m:sup>
            <m:r>
              <w:rPr>
                <w:rFonts w:ascii="Cambria Math" w:hAnsi="Cambria Math"/>
                <w:lang w:val="en-US"/>
              </w:rPr>
              <m:t>n</m:t>
            </m:r>
            <m:r>
              <m:rPr>
                <m:sty m:val="p"/>
              </m:rPr>
              <w:rPr>
                <w:rFonts w:ascii="Cambria Math" w:hAnsi="Cambria Math"/>
                <w:lang w:val="en-US"/>
              </w:rPr>
              <m:t>×</m:t>
            </m:r>
            <m:r>
              <w:rPr>
                <w:rFonts w:ascii="Cambria Math" w:hAnsi="Cambria Math"/>
                <w:lang w:val="en-US"/>
              </w:rPr>
              <m:t>k</m:t>
            </m:r>
          </m:sup>
        </m:sSup>
      </m:oMath>
      <w:r>
        <w:rPr>
          <w:lang w:val="en-US"/>
        </w:rPr>
        <w:t xml:space="preserve">, </w:t>
      </w:r>
      <m:oMath>
        <m:r>
          <w:rPr>
            <w:rFonts w:ascii="Cambria Math" w:hAnsi="Cambria Math"/>
            <w:lang w:val="en-US"/>
          </w:rPr>
          <m:t>n</m:t>
        </m:r>
      </m:oMath>
      <w:r>
        <w:rPr>
          <w:lang w:val="en-US"/>
        </w:rPr>
        <w:t xml:space="preserve"> potential mates’ phenotypes </w:t>
      </w:r>
      <m:oMath>
        <m:acc>
          <m:accPr>
            <m:chr m:val="̃"/>
            <m:ctrlPr>
              <w:rPr>
                <w:rFonts w:ascii="Cambria Math" w:hAnsi="Cambria Math"/>
              </w:rPr>
            </m:ctrlPr>
          </m:accPr>
          <m:e>
            <m:r>
              <w:rPr>
                <w:rFonts w:ascii="Cambria Math" w:hAnsi="Cambria Math"/>
                <w:lang w:val="en-US"/>
              </w:rPr>
              <m:t>Y</m:t>
            </m:r>
          </m:e>
        </m:acc>
        <m:r>
          <m:rPr>
            <m:sty m:val="p"/>
          </m:rPr>
          <w:rPr>
            <w:rFonts w:ascii="Cambria Math" w:hAnsi="Cambria Math"/>
            <w:lang w:val="en-US"/>
          </w:rPr>
          <m:t>∈</m:t>
        </m:r>
        <m:sSup>
          <m:sSupPr>
            <m:ctrlPr>
              <w:rPr>
                <w:rFonts w:ascii="Cambria Math" w:hAnsi="Cambria Math"/>
              </w:rPr>
            </m:ctrlPr>
          </m:sSupPr>
          <m:e>
            <m:r>
              <m:rPr>
                <m:scr m:val="double-struck"/>
                <m:sty m:val="p"/>
              </m:rPr>
              <w:rPr>
                <w:rFonts w:ascii="Cambria Math" w:hAnsi="Cambria Math"/>
                <w:lang w:val="en-US"/>
              </w:rPr>
              <m:t>R</m:t>
            </m:r>
          </m:e>
          <m:sup>
            <m:r>
              <w:rPr>
                <w:rFonts w:ascii="Cambria Math" w:hAnsi="Cambria Math"/>
                <w:lang w:val="en-US"/>
              </w:rPr>
              <m:t>n</m:t>
            </m:r>
            <m:r>
              <m:rPr>
                <m:sty m:val="p"/>
              </m:rPr>
              <w:rPr>
                <w:rFonts w:ascii="Cambria Math" w:hAnsi="Cambria Math"/>
                <w:lang w:val="en-US"/>
              </w:rPr>
              <m:t>×</m:t>
            </m:r>
            <m:r>
              <w:rPr>
                <w:rFonts w:ascii="Cambria Math" w:hAnsi="Cambria Math"/>
                <w:lang w:val="en-US"/>
              </w:rPr>
              <m:t>k</m:t>
            </m:r>
          </m:sup>
        </m:sSup>
      </m:oMath>
      <w:r>
        <w:rPr>
          <w:lang w:val="en-US"/>
        </w:rPr>
        <w:t xml:space="preserve">, and a target empirical </w:t>
      </w:r>
      <m:oMath>
        <m:r>
          <w:rPr>
            <w:rFonts w:ascii="Cambria Math" w:hAnsi="Cambria Math"/>
            <w:lang w:val="en-US"/>
          </w:rPr>
          <m:t>k</m:t>
        </m:r>
        <m:r>
          <m:rPr>
            <m:sty m:val="p"/>
          </m:rPr>
          <w:rPr>
            <w:rFonts w:ascii="Cambria Math" w:hAnsi="Cambria Math"/>
            <w:lang w:val="en-US"/>
          </w:rPr>
          <m:t>×</m:t>
        </m:r>
        <m:r>
          <w:rPr>
            <w:rFonts w:ascii="Cambria Math" w:hAnsi="Cambria Math"/>
            <w:lang w:val="en-US"/>
          </w:rPr>
          <m:t>k</m:t>
        </m:r>
      </m:oMath>
      <w:r>
        <w:rPr>
          <w:lang w:val="en-US"/>
        </w:rPr>
        <w:t xml:space="preserve"> cross-mate cross-covariance matrix </w:t>
      </w:r>
      <m:oMath>
        <m:acc>
          <m:accPr>
            <m:ctrlPr>
              <w:rPr>
                <w:rFonts w:ascii="Cambria Math" w:hAnsi="Cambria Math"/>
              </w:rPr>
            </m:ctrlPr>
          </m:accPr>
          <m:e>
            <m:r>
              <m:rPr>
                <m:sty m:val="p"/>
              </m:rPr>
              <w:rPr>
                <w:rFonts w:ascii="Cambria Math" w:hAnsi="Cambria Math"/>
                <w:lang w:val="en-US"/>
              </w:rPr>
              <m:t>Ω</m:t>
            </m:r>
          </m:e>
        </m:acc>
      </m:oMath>
      <w:r>
        <w:rPr>
          <w:lang w:val="en-US"/>
        </w:rPr>
        <w:t xml:space="preserve">, we seek a permutation </w:t>
      </w:r>
      <m:oMath>
        <m:sSup>
          <m:sSupPr>
            <m:ctrlPr>
              <w:rPr>
                <w:rFonts w:ascii="Cambria Math" w:hAnsi="Cambria Math"/>
              </w:rPr>
            </m:ctrlPr>
          </m:sSupPr>
          <m:e>
            <m:r>
              <w:rPr>
                <w:rFonts w:ascii="Cambria Math" w:hAnsi="Cambria Math"/>
                <w:lang w:val="en-US"/>
              </w:rPr>
              <m:t>P</m:t>
            </m:r>
          </m:e>
          <m:sup>
            <m:r>
              <m:rPr>
                <m:sty m:val="p"/>
              </m:rPr>
              <w:rPr>
                <w:rFonts w:ascii="Cambria Math" w:hAnsi="Cambria Math"/>
                <w:lang w:val="en-US"/>
              </w:rPr>
              <m:t>⋆</m:t>
            </m:r>
          </m:sup>
        </m:sSup>
      </m:oMath>
      <w:r>
        <w:rPr>
          <w:lang w:val="en-US"/>
        </w:rPr>
        <w:t xml:space="preserve"> satisfying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2"/>
        <w:gridCol w:w="7056"/>
        <w:gridCol w:w="1512"/>
      </w:tblGrid>
      <w:tr w:rsidR="000A7E31" w14:paraId="0488F104" w14:textId="77777777">
        <w:tc>
          <w:tcPr>
            <w:tcW w:w="750" w:type="pct"/>
          </w:tcPr>
          <w:p w14:paraId="4A12F2B8" w14:textId="77777777" w:rsidR="000A7E31" w:rsidRDefault="000A7E31"/>
        </w:tc>
        <w:tc>
          <w:tcPr>
            <w:tcW w:w="3500" w:type="pct"/>
            <w:vAlign w:val="center"/>
          </w:tcPr>
          <w:p w14:paraId="53F6599B" w14:textId="77777777" w:rsidR="000A7E31" w:rsidRDefault="00000000">
            <w:pPr>
              <w:rPr>
                <w:iCs/>
              </w:rPr>
            </w:pPr>
            <m:oMathPara>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r>
                  <m:rPr>
                    <m:sty m:val="p"/>
                  </m:rPr>
                  <w:rPr>
                    <w:rFonts w:ascii="Cambria Math" w:hAnsi="Cambria Math"/>
                  </w:rPr>
                  <m:t>=</m:t>
                </m:r>
                <m:limLow>
                  <m:limLowPr>
                    <m:ctrlPr>
                      <w:rPr>
                        <w:rFonts w:ascii="Cambria Math" w:hAnsi="Cambria Math"/>
                      </w:rPr>
                    </m:ctrlPr>
                  </m:limLowPr>
                  <m:e>
                    <m:r>
                      <m:rPr>
                        <m:nor/>
                      </m:rPr>
                      <m:t>argmin</m:t>
                    </m:r>
                  </m:e>
                  <m:lim>
                    <m:r>
                      <w:rPr>
                        <w:rFonts w:ascii="Cambria Math" w:hAnsi="Cambria Math"/>
                      </w:rPr>
                      <m:t>P</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w:rPr>
                            <w:rFonts w:ascii="Cambria Math" w:hAnsi="Cambria Math"/>
                          </w:rPr>
                          <m:t>n</m:t>
                        </m:r>
                      </m:sub>
                    </m:sSub>
                  </m:lim>
                </m:limLow>
                <m:sSubSup>
                  <m:sSubSupPr>
                    <m:ctrlPr>
                      <w:rPr>
                        <w:rFonts w:ascii="Cambria Math" w:hAnsi="Cambria Math"/>
                      </w:rPr>
                    </m:ctrlPr>
                  </m:sSubSupPr>
                  <m:e>
                    <m:d>
                      <m:dPr>
                        <m:begChr m:val="‖"/>
                        <m:endChr m:val="‖"/>
                        <m:ctrlPr>
                          <w:rPr>
                            <w:rFonts w:ascii="Cambria Math" w:hAnsi="Cambria Math"/>
                          </w:rPr>
                        </m:ctrlPr>
                      </m:dPr>
                      <m:e>
                        <m:sSup>
                          <m:sSupPr>
                            <m:ctrlPr>
                              <w:rPr>
                                <w:rFonts w:ascii="Cambria Math" w:hAnsi="Cambria Math"/>
                              </w:rPr>
                            </m:ctrlPr>
                          </m:sSupPr>
                          <m:e>
                            <m:acc>
                              <m:accPr>
                                <m:chr m:val="̃"/>
                                <m:ctrlPr>
                                  <w:rPr>
                                    <w:rFonts w:ascii="Cambria Math" w:hAnsi="Cambria Math"/>
                                  </w:rPr>
                                </m:ctrlPr>
                              </m:accPr>
                              <m:e>
                                <m:r>
                                  <w:rPr>
                                    <w:rFonts w:ascii="Cambria Math" w:hAnsi="Cambria Math"/>
                                  </w:rPr>
                                  <m:t>Y</m:t>
                                </m:r>
                              </m:e>
                            </m:acc>
                          </m:e>
                          <m:sup>
                            <m:r>
                              <m:rPr>
                                <m:sty m:val="p"/>
                              </m:rPr>
                              <w:rPr>
                                <w:rFonts w:ascii="Cambria Math" w:hAnsi="Cambria Math"/>
                              </w:rPr>
                              <m:t>⊺</m:t>
                            </m:r>
                          </m:sup>
                        </m:sSup>
                        <m:r>
                          <w:rPr>
                            <w:rFonts w:ascii="Cambria Math" w:hAnsi="Cambria Math"/>
                          </w:rPr>
                          <m:t>PY</m:t>
                        </m:r>
                        <m:r>
                          <m:rPr>
                            <m:sty m:val="p"/>
                          </m:rPr>
                          <w:rPr>
                            <w:rFonts w:ascii="Cambria Math" w:hAnsi="Cambria Math"/>
                          </w:rPr>
                          <m:t>-</m:t>
                        </m:r>
                        <m:acc>
                          <m:accPr>
                            <m:ctrlPr>
                              <w:rPr>
                                <w:rFonts w:ascii="Cambria Math" w:hAnsi="Cambria Math"/>
                              </w:rPr>
                            </m:ctrlPr>
                          </m:accPr>
                          <m:e>
                            <m:r>
                              <m:rPr>
                                <m:sty m:val="p"/>
                              </m:rPr>
                              <w:rPr>
                                <w:rFonts w:ascii="Cambria Math" w:hAnsi="Cambria Math"/>
                              </w:rPr>
                              <m:t>Ω</m:t>
                            </m:r>
                          </m:e>
                        </m:acc>
                      </m:e>
                    </m:d>
                  </m:e>
                  <m:sub>
                    <m:r>
                      <w:rPr>
                        <w:rFonts w:ascii="Cambria Math" w:hAnsi="Cambria Math"/>
                      </w:rPr>
                      <m:t>F</m:t>
                    </m:r>
                  </m:sub>
                  <m:sup>
                    <m:r>
                      <w:rPr>
                        <w:rFonts w:ascii="Cambria Math" w:hAnsi="Cambria Math"/>
                      </w:rPr>
                      <m:t>2</m:t>
                    </m:r>
                  </m:sup>
                </m:sSubSup>
              </m:oMath>
            </m:oMathPara>
          </w:p>
        </w:tc>
        <w:tc>
          <w:tcPr>
            <w:tcW w:w="750" w:type="pct"/>
            <w:vAlign w:val="center"/>
          </w:tcPr>
          <w:p w14:paraId="2CD86434" w14:textId="77777777" w:rsidR="000A7E31" w:rsidRDefault="00000000">
            <w:r>
              <w:t>(</w:t>
            </w:r>
            <w:r>
              <w:fldChar w:fldCharType="begin"/>
            </w:r>
            <w:r>
              <w:instrText xml:space="preserve"> SEQ Equation \* ARABIC </w:instrText>
            </w:r>
            <w:r>
              <w:fldChar w:fldCharType="separate"/>
            </w:r>
            <w:r>
              <w:t>1</w:t>
            </w:r>
            <w:r>
              <w:fldChar w:fldCharType="end"/>
            </w:r>
            <w:r>
              <w:t>)</w:t>
            </w:r>
          </w:p>
        </w:tc>
      </w:tr>
    </w:tbl>
    <w:p w14:paraId="1492DCEE" w14:textId="77777777" w:rsidR="000A7E31" w:rsidRDefault="00000000">
      <w:pPr>
        <w:rPr>
          <w:lang w:val="en-US"/>
        </w:rPr>
      </w:pPr>
      <w:r>
        <w:rPr>
          <w:lang w:val="en-US"/>
        </w:rPr>
        <w:t xml:space="preserve">where </w:t>
      </w:r>
      <m:oMath>
        <m:sSub>
          <m:sSubPr>
            <m:ctrlPr>
              <w:rPr>
                <w:rFonts w:ascii="Cambria Math" w:hAnsi="Cambria Math"/>
              </w:rPr>
            </m:ctrlPr>
          </m:sSubPr>
          <m:e>
            <m:r>
              <m:rPr>
                <m:scr m:val="script"/>
                <m:sty m:val="p"/>
              </m:rPr>
              <w:rPr>
                <w:rFonts w:ascii="Cambria Math" w:hAnsi="Cambria Math"/>
                <w:lang w:val="en-US"/>
              </w:rPr>
              <m:t>P</m:t>
            </m:r>
          </m:e>
          <m:sub>
            <m:r>
              <w:rPr>
                <w:rFonts w:ascii="Cambria Math" w:hAnsi="Cambria Math"/>
                <w:lang w:val="en-US"/>
              </w:rPr>
              <m:t>n</m:t>
            </m:r>
          </m:sub>
        </m:sSub>
      </m:oMath>
      <w:r>
        <w:rPr>
          <w:lang w:val="en-US"/>
        </w:rPr>
        <w:t xml:space="preserve"> denotes the space of </w:t>
      </w:r>
      <m:oMath>
        <m:r>
          <w:rPr>
            <w:rFonts w:ascii="Cambria Math" w:hAnsi="Cambria Math"/>
            <w:lang w:val="en-US"/>
          </w:rPr>
          <m:t>n</m:t>
        </m:r>
      </m:oMath>
      <w:r>
        <w:rPr>
          <w:lang w:val="en-US"/>
        </w:rPr>
        <w:t xml:space="preserve">-dimensional permutation matrices. In other words, we seek a pairing of individuals such that the resulting cross-mate cross-covariance matrix is close (in the least squares sense) to a (scaled) target cross-covariance matrix. Formulated this way, the problem of simulating arbitrary </w:t>
      </w:r>
      <w:r>
        <w:t xml:space="preserve">high-dimensional </w:t>
      </w:r>
      <w:r>
        <w:rPr>
          <w:lang w:val="en-US"/>
        </w:rPr>
        <w:t xml:space="preserve">xAM is equivalent to the Quadratic Assignment Problem, a quadratic integer program well known in the fields of combinatorial optimization and operations research </w:t>
      </w:r>
      <w:r>
        <w:rPr>
          <w:lang w:val="en-US"/>
        </w:rPr>
        <w:fldChar w:fldCharType="begin"/>
      </w:r>
      <w:r>
        <w:rPr>
          <w:lang w:val="en-US"/>
        </w:rPr>
        <w:instrText xml:space="preserve"> ADDIN ZOTERO_ITEM CSL_CITATION {"citationID":"eCakJ4ft","properties":{"formattedCitation":"({\\i{}71})","plainCitation":"(71)","noteIndex":0},"citationItems":[{"id":374,"uris":["http://zotero.org/users/2951540/items/ZSLKR45Q"],"itemData":{"id":374,"type":"article-journal","abstract":"Two problems in the allocation of indivisible resources are discussed. Both can be interpreted as problems of assigning plants to locations. The first problem, in which cost of transportation between plants is ignored, is found to be a linear programming problem, with which is associated a system of rents that sustains an optimal assignment. The recognition of cost of interplant transportation in the second problem introduces complications which call for more laborious and largely unexplored computations and which also appear to defeat the price system as a means of sustaining an optimal assignment.","container-title":"Econometrica","DOI":"10/bzszdp","ISSN":"0012-9682","issue":"1","journalAbbreviation":"Econometrica","language":"en","note":"1406 citations (Crossref) [2024-01-22]\npublisher: [Wiley, Econometric Society]","page":"53-76","source":"JSTOR","title":"Assignment problems and the location of economic activities","volume":"25","author":[{"family":"Koopmans","given":"Tjalling C."},{"family":"Beckmann","given":"Martin"}],"issued":{"date-parts":[["1957"]]}}}],"schema":"https://github.com/citation-style-language/schema/raw/master/csl-citation.json"} </w:instrText>
      </w:r>
      <w:r>
        <w:rPr>
          <w:lang w:val="en-US"/>
        </w:rPr>
        <w:fldChar w:fldCharType="separate"/>
      </w:r>
      <w:r>
        <w:t>(</w:t>
      </w:r>
      <w:r>
        <w:rPr>
          <w:i/>
          <w:iCs/>
        </w:rPr>
        <w:t>71</w:t>
      </w:r>
      <w:r>
        <w:t>)</w:t>
      </w:r>
      <w:r>
        <w:rPr>
          <w:lang w:val="en-US"/>
        </w:rPr>
        <w:fldChar w:fldCharType="end"/>
      </w:r>
      <w:r>
        <w:rPr>
          <w:lang w:val="en-US"/>
        </w:rPr>
        <w:t xml:space="preserve">. Though finding the exact solution is NP-hard </w:t>
      </w:r>
      <w:r>
        <w:rPr>
          <w:lang w:val="en-US"/>
        </w:rPr>
        <w:fldChar w:fldCharType="begin"/>
      </w:r>
      <w:r>
        <w:rPr>
          <w:lang w:val="en-US"/>
        </w:rPr>
        <w:instrText xml:space="preserve"> ADDIN ZOTERO_ITEM CSL_CITATION {"citationID":"fs02JAUp","properties":{"formattedCitation":"({\\i{}72})","plainCitation":"(72)","noteIndex":0},"citationItems":[{"id":903,"uris":["http://zotero.org/users/2951540/items/HXG86DVR"],"itemData":{"id":903,"type":"article-journal","abstract":"This paper surveys quadratic assignment problems (QAP). At first several applications of this problem class are described and mathematical formulations of QAPs are given. Then some exact solution methods and good heuristics are outlined. Their computational behaviour is illustrated by numerical results. Further recent results on the asymptotic probabilistic behaviour of QAPs are outlined.","container-title":"European Journal of Operational Research","DOI":"10/ft43vk","ISSN":"0377-2217","issue":"3","journalAbbreviation":"Eur. J. Oper. Res.","language":"en","license":"https://www.elsevier.com/tdm/userlicense/1.0/","note":"140 citations (Crossref) [2024-01-22]","page":"283-289","source":"ScienceDirect","title":"Quadratic assignment problems","volume":"15","author":[{"family":"Burkard","given":"Rainer E."}],"issued":{"date-parts":[["1984",3,1]]}}}],"schema":"https://github.com/citation-style-language/schema/raw/master/csl-citation.json"} </w:instrText>
      </w:r>
      <w:r>
        <w:rPr>
          <w:lang w:val="en-US"/>
        </w:rPr>
        <w:fldChar w:fldCharType="separate"/>
      </w:r>
      <w:r>
        <w:t>(</w:t>
      </w:r>
      <w:r>
        <w:rPr>
          <w:i/>
          <w:iCs/>
        </w:rPr>
        <w:t>72</w:t>
      </w:r>
      <w:r>
        <w:t>)</w:t>
      </w:r>
      <w:r>
        <w:rPr>
          <w:lang w:val="en-US"/>
        </w:rPr>
        <w:fldChar w:fldCharType="end"/>
      </w:r>
      <w:r>
        <w:rPr>
          <w:lang w:val="en-US"/>
        </w:rPr>
        <w:t xml:space="preserve">, we used the logistics optimization software Hexaly Optimizer v12.5 to find approximate solutions </w:t>
      </w:r>
      <w:r>
        <w:rPr>
          <w:lang w:val="en-US"/>
        </w:rPr>
        <w:fldChar w:fldCharType="begin"/>
      </w:r>
      <w:r>
        <w:rPr>
          <w:lang w:val="en-US"/>
        </w:rPr>
        <w:instrText xml:space="preserve"> ADDIN ZOTERO_ITEM CSL_CITATION {"citationID":"GBpMTGdO","properties":{"formattedCitation":"({\\i{}54})","plainCitation":"(54)","noteIndex":0},"citationItems":[{"id":953,"uris":["http://zotero.org/users/2951540/items/CRXZAYQ4"],"itemData":{"id":953,"type":"software","event-place":"Paris, France","note":"Read_Status: New\nRead_Status_Date: 2024-09-19T22:48:50.779Z","publisher-place":"Paris, France","title":"Hexaly Optimizer","URL":"https://www.hexaly.com","author":[{"family":"Hexaly","given":""}],"issued":{"date-parts":[["2024"]]}}}],"schema":"https://github.com/citation-style-language/schema/raw/master/csl-citation.json"} </w:instrText>
      </w:r>
      <w:r>
        <w:rPr>
          <w:lang w:val="en-US"/>
        </w:rPr>
        <w:fldChar w:fldCharType="separate"/>
      </w:r>
      <w:r>
        <w:t>(</w:t>
      </w:r>
      <w:r>
        <w:rPr>
          <w:i/>
          <w:iCs/>
        </w:rPr>
        <w:t>54</w:t>
      </w:r>
      <w:r>
        <w:t>)</w:t>
      </w:r>
      <w:r>
        <w:rPr>
          <w:lang w:val="en-US"/>
        </w:rPr>
        <w:fldChar w:fldCharType="end"/>
      </w:r>
      <w:r>
        <w:rPr>
          <w:lang w:val="en-US"/>
        </w:rPr>
        <w:t xml:space="preserve">. In practice, we achieve cross-mate correlations matching target correlations to the third decimal place. Though the Hexaly Optimizer software is closed-source, academic licenses are available at no cost. </w:t>
      </w:r>
    </w:p>
    <w:p w14:paraId="61324BF5" w14:textId="77777777" w:rsidR="000A7E31" w:rsidRDefault="00000000">
      <w:pPr>
        <w:rPr>
          <w:lang w:val="en-US"/>
        </w:rPr>
      </w:pPr>
      <w:r>
        <w:rPr>
          <w:lang w:val="en-US"/>
        </w:rPr>
        <w:t xml:space="preserve">Both </w:t>
      </w:r>
      <w:r>
        <w:t xml:space="preserve">the linear unidimensional and </w:t>
      </w:r>
      <w:r>
        <w:rPr>
          <w:iCs/>
        </w:rPr>
        <w:t>quadratic integer program</w:t>
      </w:r>
      <w:r>
        <w:t xml:space="preserve">-based approaches to multivariate xAM are implemented in </w:t>
      </w:r>
      <w:r>
        <w:rPr>
          <w:i/>
          <w:iCs/>
        </w:rPr>
        <w:t>xftsim</w:t>
      </w:r>
      <w:r>
        <w:t xml:space="preserve">. Despite their implementation differences, both approaches yield nearly identical results when the target correlation structure is unidimensional: across 500 replicates-per-regime under the parameters described in the first row of Supplementary </w:t>
      </w:r>
      <w:fldSimple w:instr="REF _Ref199338420  \* MERGEFORMAT ">
        <w:r>
          <w:t>Table S6</w:t>
        </w:r>
      </w:fldSimple>
      <w:r>
        <w:fldChar w:fldCharType="begin"/>
      </w:r>
      <w:r>
        <w:instrText xml:space="preserve"> REF _Ref165990217 \h  \* MERGEFORMAT </w:instrText>
      </w:r>
      <w:r>
        <w:fldChar w:fldCharType="separate"/>
      </w:r>
      <w:r>
        <w:fldChar w:fldCharType="end"/>
      </w:r>
      <w:r>
        <w:t xml:space="preserve">, resulting cross-mate correlations, heritability, and genetic correlation estimates were indistinguishable across regimes (adjusted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when regressing outcomes on a mating regime indicator were all &lt; 0.001 in magnitude).</w:t>
      </w:r>
    </w:p>
    <w:p w14:paraId="6198EA5E" w14:textId="77777777" w:rsidR="000A7E31" w:rsidRDefault="00000000">
      <w:pPr>
        <w:pStyle w:val="Heading3"/>
      </w:pPr>
      <w:r>
        <w:t>Phenotype-agnostic simulation parametrizations</w:t>
      </w:r>
    </w:p>
    <w:p w14:paraId="4263F55C" w14:textId="77777777" w:rsidR="000A7E31" w:rsidRDefault="00000000">
      <w:pPr>
        <w:rPr>
          <w:lang w:val="en-US"/>
        </w:rPr>
      </w:pPr>
      <w:r>
        <w:t xml:space="preserve">For a given offspring phenotype vectors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k</m:t>
            </m:r>
          </m:sub>
        </m:sSub>
      </m:oMath>
      <w:r>
        <w:rPr>
          <w:lang w:val="en-US"/>
        </w:rPr>
        <w:t xml:space="preserve"> denote the corresponding maternal and paternal phenotype vectors by </w:t>
      </w:r>
      <m:oMath>
        <m:sSubSup>
          <m:sSubSupPr>
            <m:ctrlPr>
              <w:rPr>
                <w:rFonts w:ascii="Cambria Math" w:hAnsi="Cambria Math"/>
                <w:i/>
                <w:lang w:val="en-US"/>
              </w:rPr>
            </m:ctrlPr>
          </m:sSubSupPr>
          <m:e>
            <m:r>
              <w:rPr>
                <w:rFonts w:ascii="Cambria Math" w:hAnsi="Cambria Math"/>
                <w:lang w:val="en-US"/>
              </w:rPr>
              <m:t>Y</m:t>
            </m:r>
          </m:e>
          <m:sub>
            <m:r>
              <w:rPr>
                <w:rFonts w:ascii="Cambria Math" w:hAnsi="Cambria Math"/>
                <w:lang w:val="en-US"/>
              </w:rPr>
              <m:t>k</m:t>
            </m:r>
          </m:sub>
          <m:sup>
            <m:r>
              <w:rPr>
                <w:rFonts w:ascii="Cambria Math" w:hAnsi="Cambria Math"/>
                <w:lang w:val="en-US"/>
              </w:rPr>
              <m:t>*</m:t>
            </m:r>
          </m:sup>
        </m:sSubSup>
      </m:oMath>
      <w:r>
        <w:rPr>
          <w:lang w:val="en-US"/>
        </w:rPr>
        <w:t xml:space="preserve">, </w:t>
      </w:r>
      <m:oMath>
        <m:sSubSup>
          <m:sSubSupPr>
            <m:ctrlPr>
              <w:rPr>
                <w:rFonts w:ascii="Cambria Math" w:hAnsi="Cambria Math"/>
                <w:i/>
                <w:lang w:val="en-US"/>
              </w:rPr>
            </m:ctrlPr>
          </m:sSubSupPr>
          <m:e>
            <m:r>
              <w:rPr>
                <w:rFonts w:ascii="Cambria Math" w:hAnsi="Cambria Math"/>
                <w:lang w:val="en-US"/>
              </w:rPr>
              <m:t>Y</m:t>
            </m:r>
          </m:e>
          <m:sub>
            <m:r>
              <w:rPr>
                <w:rFonts w:ascii="Cambria Math" w:hAnsi="Cambria Math"/>
                <w:lang w:val="en-US"/>
              </w:rPr>
              <m:t>k</m:t>
            </m:r>
          </m:sub>
          <m:sup>
            <m:r>
              <w:rPr>
                <w:rFonts w:ascii="Cambria Math" w:hAnsi="Cambria Math"/>
                <w:lang w:val="en-US"/>
              </w:rPr>
              <m:t>**</m:t>
            </m:r>
          </m:sup>
        </m:sSubSup>
      </m:oMath>
      <w:r>
        <w:rPr>
          <w:lang w:val="en-US"/>
        </w:rPr>
        <w:t xml:space="preserve">, respectively. For the results </w:t>
      </w:r>
      <w:r>
        <w:rPr>
          <w:rFonts w:eastAsiaTheme="minorEastAsia"/>
          <w:lang w:val="en-US"/>
        </w:rPr>
        <w:t xml:space="preserve">presented in Figures </w:t>
      </w:r>
      <w:r>
        <w:rPr>
          <w:rFonts w:eastAsiaTheme="minorEastAsia"/>
          <w:lang w:val="en-US"/>
        </w:rPr>
        <w:fldChar w:fldCharType="begin"/>
      </w:r>
      <w:r>
        <w:rPr>
          <w:rFonts w:eastAsiaTheme="minorEastAsia"/>
          <w:lang w:val="en-US"/>
        </w:rPr>
        <w:instrText xml:space="preserve"> REF _Ref164676801 \h  \* MERGEFORMAT </w:instrText>
      </w:r>
      <w:r>
        <w:rPr>
          <w:rFonts w:eastAsiaTheme="minorEastAsia"/>
          <w:lang w:val="en-US"/>
        </w:rPr>
      </w:r>
      <w:r>
        <w:rPr>
          <w:rFonts w:eastAsiaTheme="minorEastAsia"/>
          <w:lang w:val="en-US"/>
        </w:rPr>
        <w:fldChar w:fldCharType="separate"/>
      </w:r>
      <w:r>
        <w:t>1</w:t>
      </w:r>
      <w:r>
        <w:rPr>
          <w:rFonts w:eastAsiaTheme="minorEastAsia"/>
          <w:lang w:val="en-US"/>
        </w:rPr>
        <w:fldChar w:fldCharType="end"/>
      </w:r>
      <w:r>
        <w:rPr>
          <w:rFonts w:eastAsiaTheme="minorEastAsia"/>
          <w:lang w:val="en-US"/>
        </w:rPr>
        <w:t xml:space="preserve"> and </w:t>
      </w:r>
      <w:r>
        <w:rPr>
          <w:rFonts w:eastAsiaTheme="minorEastAsia"/>
          <w:lang w:val="en-US"/>
        </w:rPr>
        <w:fldChar w:fldCharType="begin"/>
      </w:r>
      <w:r>
        <w:rPr>
          <w:rFonts w:eastAsiaTheme="minorEastAsia"/>
          <w:lang w:val="en-US"/>
        </w:rPr>
        <w:instrText xml:space="preserve"> REF _Ref164678126 \h  \* MERGEFORMAT </w:instrText>
      </w:r>
      <w:r>
        <w:rPr>
          <w:rFonts w:eastAsiaTheme="minorEastAsia"/>
          <w:lang w:val="en-US"/>
        </w:rPr>
      </w:r>
      <w:r>
        <w:rPr>
          <w:rFonts w:eastAsiaTheme="minorEastAsia"/>
          <w:lang w:val="en-US"/>
        </w:rPr>
        <w:fldChar w:fldCharType="separate"/>
      </w:r>
      <w:r>
        <w:t>3</w:t>
      </w:r>
      <w:r>
        <w:rPr>
          <w:rFonts w:eastAsiaTheme="minorEastAsia"/>
          <w:lang w:val="en-US"/>
        </w:rPr>
        <w:fldChar w:fldCharType="end"/>
      </w:r>
      <w:r>
        <w:rPr>
          <w:rFonts w:eastAsiaTheme="minorEastAsia"/>
          <w:lang w:val="en-US"/>
        </w:rPr>
        <w:t xml:space="preserve"> and Supplemental Figures </w:t>
      </w:r>
      <w:r>
        <w:rPr>
          <w:rFonts w:eastAsiaTheme="minorEastAsia"/>
          <w:lang w:val="en-US"/>
        </w:rPr>
        <w:fldChar w:fldCharType="begin"/>
      </w:r>
      <w:r>
        <w:rPr>
          <w:rFonts w:eastAsiaTheme="minorEastAsia"/>
          <w:lang w:val="en-US"/>
        </w:rPr>
        <w:instrText xml:space="preserve"> REF _Ref179976001 \h  \* MERGEFORMAT </w:instrText>
      </w:r>
      <w:r>
        <w:rPr>
          <w:rFonts w:eastAsiaTheme="minorEastAsia"/>
          <w:lang w:val="en-US"/>
        </w:rPr>
      </w:r>
      <w:r>
        <w:rPr>
          <w:rFonts w:eastAsiaTheme="minorEastAsia"/>
          <w:lang w:val="en-US"/>
        </w:rPr>
        <w:fldChar w:fldCharType="separate"/>
      </w:r>
      <w:r>
        <w:t>S8</w:t>
      </w:r>
      <w:r>
        <w:rPr>
          <w:rFonts w:eastAsiaTheme="minorEastAsia"/>
          <w:lang w:val="en-US"/>
        </w:rPr>
        <w:fldChar w:fldCharType="end"/>
      </w:r>
      <w:r>
        <w:rPr>
          <w:rFonts w:eastAsiaTheme="minorEastAsia"/>
          <w:lang w:val="en-US"/>
        </w:rPr>
        <w:t>-</w:t>
      </w:r>
      <w:r>
        <w:rPr>
          <w:rFonts w:eastAsiaTheme="minorEastAsia"/>
          <w:lang w:val="en-US"/>
        </w:rPr>
        <w:fldChar w:fldCharType="begin"/>
      </w:r>
      <w:r>
        <w:rPr>
          <w:rFonts w:eastAsiaTheme="minorEastAsia"/>
          <w:lang w:val="en-US"/>
        </w:rPr>
        <w:instrText xml:space="preserve"> REF _Ref170915061 \h  \* MERGEFORMAT </w:instrText>
      </w:r>
      <w:r>
        <w:rPr>
          <w:rFonts w:eastAsiaTheme="minorEastAsia"/>
          <w:lang w:val="en-US"/>
        </w:rPr>
      </w:r>
      <w:r>
        <w:rPr>
          <w:rFonts w:eastAsiaTheme="minorEastAsia"/>
          <w:lang w:val="en-US"/>
        </w:rPr>
        <w:fldChar w:fldCharType="separate"/>
      </w:r>
      <w:r>
        <w:t>S14</w:t>
      </w:r>
      <w:r>
        <w:rPr>
          <w:rFonts w:eastAsiaTheme="minorEastAsia"/>
          <w:lang w:val="en-US"/>
        </w:rPr>
        <w:fldChar w:fldCharType="end"/>
      </w:r>
      <w:r>
        <w:rPr>
          <w:rFonts w:eastAsiaTheme="minorEastAsia"/>
          <w:lang w:val="en-US"/>
        </w:rPr>
        <w:t xml:space="preserve">, the phenotypic </w:t>
      </w:r>
      <w:r>
        <w:rPr>
          <w:lang w:val="en-US"/>
        </w:rPr>
        <w:t xml:space="preserve">generative model for </w:t>
      </w:r>
      <m:oMath>
        <m:r>
          <w:rPr>
            <w:rFonts w:ascii="Cambria Math" w:hAnsi="Cambria Math"/>
            <w:lang w:val="en-US"/>
          </w:rPr>
          <m:t>K</m:t>
        </m:r>
      </m:oMath>
      <w:r>
        <w:rPr>
          <w:lang w:val="en-US"/>
        </w:rPr>
        <w:t xml:space="preserve"> traits within each generation was of the form</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2"/>
        <w:gridCol w:w="7056"/>
        <w:gridCol w:w="1512"/>
      </w:tblGrid>
      <w:tr w:rsidR="000A7E31" w14:paraId="76DBA69A" w14:textId="77777777">
        <w:tc>
          <w:tcPr>
            <w:tcW w:w="750" w:type="pct"/>
          </w:tcPr>
          <w:p w14:paraId="0FC8A2C4" w14:textId="77777777" w:rsidR="000A7E31" w:rsidRDefault="000A7E31"/>
        </w:tc>
        <w:tc>
          <w:tcPr>
            <w:tcW w:w="3500" w:type="pct"/>
            <w:vAlign w:val="center"/>
          </w:tcPr>
          <w:p w14:paraId="1F18F29A" w14:textId="77777777" w:rsidR="000A7E31" w:rsidRDefault="00000000">
            <w:pPr>
              <w:rPr>
                <w:iCs/>
              </w:rPr>
            </w:pPr>
            <m:oMathPara>
              <m:oMath>
                <m:r>
                  <w:rPr>
                    <w:rFonts w:ascii="Cambria Math" w:hAnsi="Cambria Math"/>
                  </w:rPr>
                  <m:t>X</m:t>
                </m:r>
                <m:r>
                  <m:rPr>
                    <m:sty m:val="p"/>
                  </m:rPr>
                  <w:rPr>
                    <w:rFonts w:ascii="Cambria Math" w:hAnsi="Cambria Math"/>
                  </w:rPr>
                  <m:t>≔</m:t>
                </m:r>
                <m:d>
                  <m:dPr>
                    <m:ctrlPr>
                      <w:rPr>
                        <w:rFonts w:ascii="Cambria Math" w:hAnsi="Cambria Math"/>
                        <w:iCs/>
                      </w:rPr>
                    </m:ctrlPr>
                  </m:dPr>
                  <m:e>
                    <m:sSub>
                      <m:sSubPr>
                        <m:ctrlPr>
                          <w:rPr>
                            <w:rFonts w:ascii="Cambria Math" w:hAnsi="Cambria Math"/>
                            <w:iCs/>
                          </w:rPr>
                        </m:ctrlPr>
                      </m:sSubPr>
                      <m:e>
                        <m:r>
                          <w:rPr>
                            <w:rFonts w:ascii="Cambria Math" w:hAnsi="Cambria Math"/>
                          </w:rPr>
                          <m:t>X</m:t>
                        </m:r>
                      </m:e>
                      <m:sub>
                        <m:d>
                          <m:dPr>
                            <m:begChr m:val="["/>
                            <m:endChr m:val="]"/>
                            <m:ctrlPr>
                              <w:rPr>
                                <w:rFonts w:ascii="Cambria Math" w:hAnsi="Cambria Math"/>
                                <w:iCs/>
                              </w:rPr>
                            </m:ctrlPr>
                          </m:dPr>
                          <m:e>
                            <m:r>
                              <m:rPr>
                                <m:sty m:val="p"/>
                              </m:rPr>
                              <w:rPr>
                                <w:rFonts w:ascii="Cambria Math" w:hAnsi="Cambria Math"/>
                              </w:rPr>
                              <m:t>1</m:t>
                            </m:r>
                          </m:e>
                        </m:d>
                      </m:sub>
                    </m:sSub>
                    <m:r>
                      <m:rPr>
                        <m:sty m:val="p"/>
                      </m:rPr>
                      <w:rPr>
                        <w:rFonts w:ascii="Cambria Math" w:hAnsi="Cambria Math"/>
                      </w:rPr>
                      <m:t>,…,</m:t>
                    </m:r>
                    <m:sSub>
                      <m:sSubPr>
                        <m:ctrlPr>
                          <w:rPr>
                            <w:rFonts w:ascii="Cambria Math" w:hAnsi="Cambria Math"/>
                            <w:iCs/>
                          </w:rPr>
                        </m:ctrlPr>
                      </m:sSubPr>
                      <m:e>
                        <m:r>
                          <w:rPr>
                            <w:rFonts w:ascii="Cambria Math" w:hAnsi="Cambria Math"/>
                          </w:rPr>
                          <m:t>X</m:t>
                        </m:r>
                      </m:e>
                      <m:sub>
                        <m:d>
                          <m:dPr>
                            <m:begChr m:val="["/>
                            <m:endChr m:val="]"/>
                            <m:ctrlPr>
                              <w:rPr>
                                <w:rFonts w:ascii="Cambria Math" w:hAnsi="Cambria Math"/>
                                <w:iCs/>
                              </w:rPr>
                            </m:ctrlPr>
                          </m:dPr>
                          <m:e>
                            <m:r>
                              <w:rPr>
                                <w:rFonts w:ascii="Cambria Math" w:hAnsi="Cambria Math"/>
                              </w:rPr>
                              <m:t>K</m:t>
                            </m:r>
                          </m:e>
                        </m:d>
                      </m:sub>
                    </m:sSub>
                  </m:e>
                </m:d>
                <m:r>
                  <m:rPr>
                    <m:sty m:val="p"/>
                  </m:rPr>
                  <w:rPr>
                    <w:rFonts w:ascii="Cambria Math" w:hAnsi="Cambria Math"/>
                  </w:rPr>
                  <m:t>←meiosis(</m:t>
                </m:r>
                <m:sSup>
                  <m:sSupPr>
                    <m:ctrlPr>
                      <w:rPr>
                        <w:rFonts w:ascii="Cambria Math" w:hAnsi="Cambria Math"/>
                        <w:iCs/>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sSup>
                  <m:sSupPr>
                    <m:ctrlPr>
                      <w:rPr>
                        <w:rFonts w:ascii="Cambria Math" w:hAnsi="Cambria Math"/>
                        <w:iCs/>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oMath>
            </m:oMathPara>
          </w:p>
          <w:p w14:paraId="1B1FB6AB" w14:textId="77777777" w:rsidR="000A7E31" w:rsidRDefault="00000000">
            <w:pPr>
              <w:jc w:val="center"/>
              <w:rPr>
                <w:iCs/>
              </w:rPr>
            </w:pPr>
            <m:oMath>
              <m:sSub>
                <m:sSubPr>
                  <m:ctrlPr>
                    <w:rPr>
                      <w:rFonts w:ascii="Cambria Math" w:hAnsi="Cambria Math"/>
                      <w:iCs/>
                    </w:rPr>
                  </m:ctrlPr>
                </m:sSubPr>
                <m:e>
                  <m:r>
                    <m:rPr>
                      <m:sty m:val="p"/>
                    </m:rPr>
                    <w:rPr>
                      <w:rFonts w:ascii="Cambria Math" w:hAnsi="Cambria Math"/>
                    </w:rPr>
                    <m:t> </m:t>
                  </m:r>
                  <m:r>
                    <w:rPr>
                      <w:rFonts w:ascii="Cambria Math" w:hAnsi="Cambria Math"/>
                    </w:rPr>
                    <m:t>G</m:t>
                  </m:r>
                </m:e>
                <m:sub>
                  <m:r>
                    <w:rPr>
                      <w:rFonts w:ascii="Cambria Math" w:hAnsi="Cambria Math"/>
                    </w:rPr>
                    <m:t>k</m:t>
                  </m:r>
                </m:sub>
              </m:sSub>
              <m:r>
                <m:rPr>
                  <m:sty m:val="p"/>
                </m:rPr>
                <w:rPr>
                  <w:rFonts w:ascii="Cambria Math" w:hAnsi="Cambria Math"/>
                </w:rPr>
                <m:t>←</m:t>
              </m:r>
              <m:sSub>
                <m:sSubPr>
                  <m:ctrlPr>
                    <w:rPr>
                      <w:rFonts w:ascii="Cambria Math" w:hAnsi="Cambria Math"/>
                      <w:iCs/>
                    </w:rPr>
                  </m:ctrlPr>
                </m:sSubPr>
                <m:e>
                  <m:r>
                    <w:rPr>
                      <w:rFonts w:ascii="Cambria Math" w:hAnsi="Cambria Math"/>
                    </w:rPr>
                    <m:t>X</m:t>
                  </m:r>
                </m:e>
                <m:sub>
                  <m:d>
                    <m:dPr>
                      <m:begChr m:val="["/>
                      <m:endChr m:val="]"/>
                      <m:ctrlPr>
                        <w:rPr>
                          <w:rFonts w:ascii="Cambria Math" w:hAnsi="Cambria Math"/>
                          <w:iCs/>
                        </w:rPr>
                      </m:ctrlPr>
                    </m:dPr>
                    <m:e>
                      <m:r>
                        <w:rPr>
                          <w:rFonts w:ascii="Cambria Math" w:hAnsi="Cambria Math"/>
                        </w:rPr>
                        <m:t>k</m:t>
                      </m:r>
                    </m:e>
                  </m:d>
                </m:sub>
              </m:sSub>
              <m:sSub>
                <m:sSubPr>
                  <m:ctrlPr>
                    <w:rPr>
                      <w:rFonts w:ascii="Cambria Math" w:hAnsi="Cambria Math"/>
                      <w:iCs/>
                    </w:rPr>
                  </m:ctrlPr>
                </m:sSubPr>
                <m:e>
                  <m:r>
                    <w:rPr>
                      <w:rFonts w:ascii="Cambria Math" w:hAnsi="Cambria Math"/>
                    </w:rPr>
                    <m:t>β</m:t>
                  </m:r>
                </m:e>
                <m:sub>
                  <m:r>
                    <w:rPr>
                      <w:rFonts w:ascii="Cambria Math" w:hAnsi="Cambria Math"/>
                    </w:rPr>
                    <m:t>k</m:t>
                  </m:r>
                </m:sub>
              </m:sSub>
            </m:oMath>
            <w:r>
              <w:rPr>
                <w:iCs/>
              </w:rPr>
              <w:t xml:space="preserve">    </w:t>
            </w:r>
            <w:r>
              <w:t xml:space="preserve">for </w:t>
            </w:r>
            <m:oMath>
              <m:r>
                <w:rPr>
                  <w:rFonts w:ascii="Cambria Math" w:hAnsi="Cambria Math"/>
                </w:rPr>
                <m:t>k</m:t>
              </m:r>
              <m:r>
                <m:rPr>
                  <m:sty m:val="p"/>
                </m:rPr>
                <w:rPr>
                  <w:rFonts w:ascii="Cambria Math" w:hAnsi="Cambria Math"/>
                </w:rPr>
                <m:t>=1,…,</m:t>
              </m:r>
              <m:r>
                <w:rPr>
                  <w:rFonts w:ascii="Cambria Math" w:hAnsi="Cambria Math"/>
                </w:rPr>
                <m:t>K</m:t>
              </m:r>
            </m:oMath>
          </w:p>
          <w:p w14:paraId="2AAF84DB" w14:textId="77777777" w:rsidR="000A7E31" w:rsidRDefault="00000000">
            <w:pPr>
              <w:jc w:val="center"/>
              <w:rPr>
                <w:iCs/>
              </w:rPr>
            </w:pPr>
            <m:oMath>
              <m:sSub>
                <m:sSubPr>
                  <m:ctrlPr>
                    <w:rPr>
                      <w:rFonts w:ascii="Cambria Math" w:hAnsi="Cambria Math"/>
                      <w:iCs/>
                    </w:rPr>
                  </m:ctrlPr>
                </m:sSubPr>
                <m:e>
                  <m:r>
                    <w:rPr>
                      <w:rFonts w:ascii="Cambria Math" w:hAnsi="Cambria Math"/>
                    </w:rPr>
                    <m:t>ε</m:t>
                  </m:r>
                </m:e>
                <m:sub>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(0,</m:t>
              </m:r>
              <m:sSubSup>
                <m:sSubSupPr>
                  <m:ctrlPr>
                    <w:rPr>
                      <w:rFonts w:ascii="Cambria Math" w:hAnsi="Cambria Math"/>
                      <w:iCs/>
                    </w:rPr>
                  </m:ctrlPr>
                </m:sSubSupPr>
                <m:e>
                  <m:r>
                    <w:rPr>
                      <w:rFonts w:ascii="Cambria Math" w:hAnsi="Cambria Math"/>
                    </w:rPr>
                    <m:t>σ</m:t>
                  </m:r>
                </m:e>
                <m:sub>
                  <m:r>
                    <w:rPr>
                      <w:rFonts w:ascii="Cambria Math" w:hAnsi="Cambria Math"/>
                    </w:rPr>
                    <m:t>ε</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iCs/>
                    </w:rPr>
                  </m:ctrlPr>
                </m:sSubSupPr>
                <m:e>
                  <m:r>
                    <w:rPr>
                      <w:rFonts w:ascii="Cambria Math" w:hAnsi="Cambria Math"/>
                    </w:rPr>
                    <m:t>σ</m:t>
                  </m:r>
                </m:e>
                <m:sub>
                  <m:r>
                    <w:rPr>
                      <w:rFonts w:ascii="Cambria Math" w:hAnsi="Cambria Math"/>
                    </w:rPr>
                    <m:t>e</m:t>
                  </m:r>
                </m:sub>
                <m:sup>
                  <m:r>
                    <m:rPr>
                      <m:sty m:val="p"/>
                    </m:rPr>
                    <w:rPr>
                      <w:rFonts w:ascii="Cambria Math" w:hAnsi="Cambria Math"/>
                    </w:rPr>
                    <m:t>2</m:t>
                  </m:r>
                </m:sup>
              </m:sSubSup>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ϕ</m:t>
              </m:r>
              <m:r>
                <m:rPr>
                  <m:sty m:val="p"/>
                </m:rPr>
                <w:rPr>
                  <w:rFonts w:ascii="Cambria Math" w:hAnsi="Cambria Math"/>
                </w:rPr>
                <m:t>)</m:t>
              </m:r>
            </m:oMath>
            <w:r>
              <w:rPr>
                <w:iCs/>
              </w:rPr>
              <w:t xml:space="preserve">    </w:t>
            </w:r>
            <w:r>
              <w:t xml:space="preserve">for </w:t>
            </w:r>
            <m:oMath>
              <m:r>
                <w:rPr>
                  <w:rFonts w:ascii="Cambria Math" w:hAnsi="Cambria Math"/>
                </w:rPr>
                <m:t>k</m:t>
              </m:r>
              <m:r>
                <m:rPr>
                  <m:sty m:val="p"/>
                </m:rPr>
                <w:rPr>
                  <w:rFonts w:ascii="Cambria Math" w:hAnsi="Cambria Math"/>
                </w:rPr>
                <m:t>=1,…,</m:t>
              </m:r>
              <m:r>
                <w:rPr>
                  <w:rFonts w:ascii="Cambria Math" w:hAnsi="Cambria Math"/>
                </w:rPr>
                <m:t>K</m:t>
              </m:r>
            </m:oMath>
          </w:p>
          <w:p w14:paraId="2A888B05" w14:textId="77777777" w:rsidR="000A7E31" w:rsidRDefault="00000000">
            <w:pPr>
              <w:jc w:val="center"/>
              <w:rPr>
                <w:iCs/>
              </w:rPr>
            </w:pPr>
            <m:oMath>
              <m:sSub>
                <m:sSubPr>
                  <m:ctrlPr>
                    <w:rPr>
                      <w:rFonts w:ascii="Cambria Math" w:hAnsi="Cambria Math"/>
                      <w:iCs/>
                    </w:rPr>
                  </m:ctrlPr>
                </m:sSubPr>
                <m:e>
                  <m:r>
                    <w:rPr>
                      <w:rFonts w:ascii="Cambria Math" w:hAnsi="Cambria Math"/>
                    </w:rPr>
                    <m:t>T</m:t>
                  </m:r>
                </m:e>
                <m:sub>
                  <m:r>
                    <w:rPr>
                      <w:rFonts w:ascii="Cambria Math" w:hAnsi="Cambria Math"/>
                    </w:rPr>
                    <m:t>k</m:t>
                  </m:r>
                </m:sub>
              </m:sSub>
              <m:r>
                <m:rPr>
                  <m:sty m:val="p"/>
                </m:rPr>
                <w:rPr>
                  <w:rFonts w:ascii="Cambria Math" w:hAnsi="Cambria Math"/>
                </w:rPr>
                <m:t>←</m:t>
              </m:r>
              <m:rad>
                <m:radPr>
                  <m:degHide m:val="1"/>
                  <m:ctrlPr>
                    <w:rPr>
                      <w:rFonts w:ascii="Cambria Math" w:hAnsi="Cambria Math"/>
                      <w:iCs/>
                    </w:rPr>
                  </m:ctrlPr>
                </m:radPr>
                <m:deg/>
                <m:e>
                  <m:r>
                    <w:rPr>
                      <w:rFonts w:ascii="Cambria Math" w:hAnsi="Cambria Math"/>
                    </w:rPr>
                    <m:t>θ</m:t>
                  </m:r>
                  <m:r>
                    <m:rPr>
                      <m:lit/>
                      <m:sty m:val="p"/>
                    </m:rPr>
                    <w:rPr>
                      <w:rFonts w:ascii="Cambria Math" w:hAnsi="Cambria Math"/>
                    </w:rPr>
                    <m:t>/</m:t>
                  </m:r>
                  <m:r>
                    <m:rPr>
                      <m:sty m:val="p"/>
                    </m:rPr>
                    <w:rPr>
                      <w:rFonts w:ascii="Cambria Math" w:hAnsi="Cambria Math"/>
                    </w:rPr>
                    <m:t>(2</m:t>
                  </m:r>
                  <m:r>
                    <w:rPr>
                      <w:rFonts w:ascii="Cambria Math" w:hAnsi="Cambria Math"/>
                    </w:rPr>
                    <m:t>K</m:t>
                  </m:r>
                  <m:r>
                    <m:rPr>
                      <m:sty m:val="p"/>
                    </m:rPr>
                    <w:rPr>
                      <w:rFonts w:ascii="Cambria Math" w:hAnsi="Cambria Math"/>
                    </w:rPr>
                    <m:t>)</m:t>
                  </m:r>
                </m:e>
              </m:rad>
              <m:nary>
                <m:naryPr>
                  <m:chr m:val="∑"/>
                  <m:limLoc m:val="subSup"/>
                  <m:ctrlPr>
                    <w:rPr>
                      <w:rFonts w:ascii="Cambria Math" w:hAnsi="Cambria Math"/>
                      <w:iCs/>
                    </w:rPr>
                  </m:ctrlPr>
                </m:naryPr>
                <m:sub>
                  <m:r>
                    <w:rPr>
                      <w:rFonts w:ascii="Cambria Math" w:hAnsi="Cambria Math"/>
                    </w:rPr>
                    <m:t>k</m:t>
                  </m:r>
                  <m:r>
                    <m:rPr>
                      <m:sty m:val="p"/>
                    </m:rPr>
                    <w:rPr>
                      <w:rFonts w:ascii="Cambria Math" w:hAnsi="Cambria Math"/>
                    </w:rPr>
                    <m:t>=1</m:t>
                  </m:r>
                </m:sub>
                <m:sup>
                  <m:r>
                    <w:rPr>
                      <w:rFonts w:ascii="Cambria Math" w:hAnsi="Cambria Math"/>
                    </w:rPr>
                    <m:t>K</m:t>
                  </m:r>
                </m:sup>
                <m:e>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k</m:t>
                      </m:r>
                    </m:sub>
                    <m:sup>
                      <m:r>
                        <m:rPr>
                          <m:sty m:val="p"/>
                        </m:rPr>
                        <w:rPr>
                          <w:rFonts w:ascii="Cambria Math" w:hAnsi="Cambria Math"/>
                        </w:rPr>
                        <m:t>**</m:t>
                      </m:r>
                    </m:sup>
                  </m:sSubSup>
                </m:e>
              </m:nary>
              <m:r>
                <m:rPr>
                  <m:sty m:val="p"/>
                </m:rPr>
                <w:rPr>
                  <w:rFonts w:ascii="Cambria Math" w:hAnsi="Cambria Math"/>
                </w:rPr>
                <m:t>)</m:t>
              </m:r>
            </m:oMath>
            <w:r>
              <w:rPr>
                <w:iCs/>
              </w:rPr>
              <w:t xml:space="preserve">    </w:t>
            </w:r>
            <w:r>
              <w:t xml:space="preserve">for </w:t>
            </w:r>
            <m:oMath>
              <m:r>
                <w:rPr>
                  <w:rFonts w:ascii="Cambria Math" w:hAnsi="Cambria Math"/>
                </w:rPr>
                <m:t>k</m:t>
              </m:r>
              <m:r>
                <m:rPr>
                  <m:sty m:val="p"/>
                </m:rPr>
                <w:rPr>
                  <w:rFonts w:ascii="Cambria Math" w:hAnsi="Cambria Math"/>
                </w:rPr>
                <m:t>=1,…,</m:t>
              </m:r>
              <m:r>
                <w:rPr>
                  <w:rFonts w:ascii="Cambria Math" w:hAnsi="Cambria Math"/>
                </w:rPr>
                <m:t>K</m:t>
              </m:r>
            </m:oMath>
          </w:p>
          <w:p w14:paraId="534A00E7" w14:textId="77777777" w:rsidR="000A7E31" w:rsidRDefault="00000000">
            <w:pPr>
              <w:jc w:val="center"/>
              <w:rPr>
                <w:iCs/>
              </w:rPr>
            </w:pPr>
            <m:oMath>
              <m:sSub>
                <m:sSubPr>
                  <m:ctrlPr>
                    <w:rPr>
                      <w:rFonts w:ascii="Cambria Math" w:hAnsi="Cambria Math"/>
                      <w:iCs/>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iCs/>
                    </w:rPr>
                  </m:ctrlPr>
                </m:sSubPr>
                <m:e>
                  <m:r>
                    <w:rPr>
                      <w:rFonts w:ascii="Cambria Math" w:hAnsi="Cambria Math"/>
                    </w:rPr>
                    <m:t>T</m:t>
                  </m:r>
                </m:e>
                <m:sub>
                  <m:r>
                    <w:rPr>
                      <w:rFonts w:ascii="Cambria Math" w:hAnsi="Cambria Math"/>
                    </w:rPr>
                    <m:t>k</m:t>
                  </m:r>
                </m:sub>
              </m:sSub>
              <m:r>
                <m:rPr>
                  <m:sty m:val="p"/>
                </m:rPr>
                <w:rPr>
                  <w:rFonts w:ascii="Cambria Math" w:hAnsi="Cambria Math"/>
                </w:rPr>
                <m:t>+</m:t>
              </m:r>
              <m:sSub>
                <m:sSubPr>
                  <m:ctrlPr>
                    <w:rPr>
                      <w:rFonts w:ascii="Cambria Math" w:hAnsi="Cambria Math"/>
                      <w:iCs/>
                    </w:rPr>
                  </m:ctrlPr>
                </m:sSubPr>
                <m:e>
                  <m:r>
                    <w:rPr>
                      <w:rFonts w:ascii="Cambria Math" w:hAnsi="Cambria Math"/>
                    </w:rPr>
                    <m:t>ε</m:t>
                  </m:r>
                </m:e>
                <m:sub>
                  <m:r>
                    <w:rPr>
                      <w:rFonts w:ascii="Cambria Math" w:hAnsi="Cambria Math"/>
                    </w:rPr>
                    <m:t>k</m:t>
                  </m:r>
                </m:sub>
              </m:sSub>
            </m:oMath>
            <w:r>
              <w:t xml:space="preserve">    for </w:t>
            </w:r>
            <m:oMath>
              <m:r>
                <w:rPr>
                  <w:rFonts w:ascii="Cambria Math" w:hAnsi="Cambria Math"/>
                </w:rPr>
                <m:t>k</m:t>
              </m:r>
              <m:r>
                <m:rPr>
                  <m:sty m:val="p"/>
                </m:rPr>
                <w:rPr>
                  <w:rFonts w:ascii="Cambria Math" w:hAnsi="Cambria Math"/>
                </w:rPr>
                <m:t>=1,…,</m:t>
              </m:r>
              <m:r>
                <w:rPr>
                  <w:rFonts w:ascii="Cambria Math" w:hAnsi="Cambria Math"/>
                </w:rPr>
                <m:t>K</m:t>
              </m:r>
            </m:oMath>
          </w:p>
          <w:bookmarkStart w:id="73" w:name="_Hlk164340984"/>
          <w:p w14:paraId="59117FB3" w14:textId="77777777" w:rsidR="000A7E31" w:rsidRDefault="00000000">
            <w:pPr>
              <w:jc w:val="center"/>
              <w:rPr>
                <w:iCs/>
              </w:rPr>
            </w:pPr>
            <m:oMath>
              <m:sSub>
                <m:sSubPr>
                  <m:ctrlPr>
                    <w:rPr>
                      <w:rFonts w:ascii="Cambria Math" w:hAnsi="Cambria Math"/>
                      <w:iCs/>
                    </w:rPr>
                  </m:ctrlPr>
                </m:sSubPr>
                <m:e>
                  <m:r>
                    <w:rPr>
                      <w:rFonts w:ascii="Cambria Math" w:hAnsi="Cambria Math"/>
                    </w:rPr>
                    <m:t>Y</m:t>
                  </m:r>
                </m:e>
                <m:sub>
                  <m:r>
                    <w:rPr>
                      <w:rFonts w:ascii="Cambria Math" w:hAnsi="Cambria Math"/>
                    </w:rPr>
                    <m:t>k</m:t>
                  </m:r>
                </m:sub>
              </m:sSub>
              <m:r>
                <m:rPr>
                  <m:sty m:val="p"/>
                </m:rPr>
                <w:rPr>
                  <w:rFonts w:ascii="Cambria Math" w:hAnsi="Cambria Math"/>
                </w:rPr>
                <m:t>←</m:t>
              </m:r>
              <m:sSub>
                <m:sSubPr>
                  <m:ctrlPr>
                    <w:rPr>
                      <w:rFonts w:ascii="Cambria Math" w:hAnsi="Cambria Math"/>
                      <w:iCs/>
                    </w:rPr>
                  </m:ctrlPr>
                </m:sSubPr>
                <m:e>
                  <m:r>
                    <w:rPr>
                      <w:rFonts w:ascii="Cambria Math" w:hAnsi="Cambria Math"/>
                    </w:rPr>
                    <m:t>G</m:t>
                  </m:r>
                </m:e>
                <m:sub>
                  <m:r>
                    <w:rPr>
                      <w:rFonts w:ascii="Cambria Math" w:hAnsi="Cambria Math"/>
                    </w:rPr>
                    <m:t>k</m:t>
                  </m:r>
                </m:sub>
              </m:sSub>
              <m:r>
                <m:rPr>
                  <m:sty m:val="p"/>
                </m:rPr>
                <w:rPr>
                  <w:rFonts w:ascii="Cambria Math" w:hAnsi="Cambria Math"/>
                </w:rPr>
                <m:t>+</m:t>
              </m:r>
              <m:sSub>
                <m:sSubPr>
                  <m:ctrlPr>
                    <w:rPr>
                      <w:rFonts w:ascii="Cambria Math" w:hAnsi="Cambria Math"/>
                      <w:iCs/>
                    </w:rPr>
                  </m:ctrlPr>
                </m:sSubPr>
                <m:e>
                  <m:r>
                    <w:rPr>
                      <w:rFonts w:ascii="Cambria Math" w:hAnsi="Cambria Math"/>
                    </w:rPr>
                    <m:t>E</m:t>
                  </m:r>
                </m:e>
                <m:sub>
                  <m:r>
                    <w:rPr>
                      <w:rFonts w:ascii="Cambria Math" w:hAnsi="Cambria Math"/>
                    </w:rPr>
                    <m:t>k</m:t>
                  </m:r>
                </m:sub>
              </m:sSub>
              <m:r>
                <m:rPr>
                  <m:sty m:val="p"/>
                </m:rPr>
                <w:rPr>
                  <w:rFonts w:ascii="Cambria Math" w:hAnsi="Cambria Math"/>
                </w:rPr>
                <m:t>+</m:t>
              </m:r>
              <m:rad>
                <m:radPr>
                  <m:degHide m:val="1"/>
                  <m:ctrlPr>
                    <w:rPr>
                      <w:rFonts w:ascii="Cambria Math" w:hAnsi="Cambria Math"/>
                      <w:iCs/>
                    </w:rPr>
                  </m:ctrlPr>
                </m:radPr>
                <m:deg/>
                <m:e>
                  <m:r>
                    <w:rPr>
                      <w:rFonts w:ascii="Cambria Math" w:hAnsi="Cambria Math"/>
                    </w:rPr>
                    <m:t>ϕ</m:t>
                  </m:r>
                  <m:r>
                    <m:rPr>
                      <m:lit/>
                      <m:sty m:val="p"/>
                    </m:rPr>
                    <w:rPr>
                      <w:rFonts w:ascii="Cambria Math" w:hAnsi="Cambria Math"/>
                    </w:rPr>
                    <m:t>/</m:t>
                  </m:r>
                  <m:d>
                    <m:dPr>
                      <m:ctrlPr>
                        <w:rPr>
                          <w:rFonts w:ascii="Cambria Math" w:hAnsi="Cambria Math"/>
                          <w:iCs/>
                        </w:rPr>
                      </m:ctrlPr>
                    </m:dPr>
                    <m:e>
                      <m:sSubSup>
                        <m:sSubSupPr>
                          <m:ctrlPr>
                            <w:rPr>
                              <w:rFonts w:ascii="Cambria Math" w:hAnsi="Cambria Math"/>
                              <w:iCs/>
                            </w:rPr>
                          </m:ctrlPr>
                        </m:sSubSupPr>
                        <m:e>
                          <m:r>
                            <w:rPr>
                              <w:rFonts w:ascii="Cambria Math" w:hAnsi="Cambria Math"/>
                            </w:rPr>
                            <m:t>σ</m:t>
                          </m:r>
                        </m:e>
                        <m:sub>
                          <m:r>
                            <w:rPr>
                              <w:rFonts w:ascii="Cambria Math" w:hAnsi="Cambria Math"/>
                            </w:rPr>
                            <m:t>g</m:t>
                          </m:r>
                        </m:sub>
                        <m:sup>
                          <m:r>
                            <m:rPr>
                              <m:sty m:val="p"/>
                            </m:rPr>
                            <w:rPr>
                              <w:rFonts w:ascii="Cambria Math" w:hAnsi="Cambria Math"/>
                            </w:rPr>
                            <m:t>2</m:t>
                          </m:r>
                        </m:sup>
                      </m:sSubSup>
                      <m:d>
                        <m:dPr>
                          <m:ctrlPr>
                            <w:rPr>
                              <w:rFonts w:ascii="Cambria Math" w:hAnsi="Cambria Math"/>
                              <w:iCs/>
                            </w:rPr>
                          </m:ctrlPr>
                        </m:dPr>
                        <m:e>
                          <m:sSubSup>
                            <m:sSubSupPr>
                              <m:ctrlPr>
                                <w:rPr>
                                  <w:rFonts w:ascii="Cambria Math" w:hAnsi="Cambria Math"/>
                                  <w:iCs/>
                                </w:rPr>
                              </m:ctrlPr>
                            </m:sSubSupPr>
                            <m:e>
                              <m:r>
                                <w:rPr>
                                  <w:rFonts w:ascii="Cambria Math" w:hAnsi="Cambria Math"/>
                                </w:rPr>
                                <m:t>σ</m:t>
                              </m:r>
                            </m:e>
                            <m:sub>
                              <m:r>
                                <w:rPr>
                                  <w:rFonts w:ascii="Cambria Math" w:hAnsi="Cambria Math"/>
                                </w:rPr>
                                <m:t>e</m:t>
                              </m:r>
                            </m:sub>
                            <m:sup>
                              <m:r>
                                <m:rPr>
                                  <m:sty m:val="p"/>
                                </m:rPr>
                                <w:rPr>
                                  <w:rFonts w:ascii="Cambria Math" w:hAnsi="Cambria Math"/>
                                </w:rPr>
                                <m:t>2</m:t>
                              </m:r>
                            </m:sup>
                          </m:sSubSup>
                          <m:r>
                            <m:rPr>
                              <m:sty m:val="p"/>
                            </m:rPr>
                            <w:rPr>
                              <w:rFonts w:ascii="Cambria Math" w:hAnsi="Cambria Math"/>
                            </w:rPr>
                            <m:t>-</m:t>
                          </m:r>
                          <m:r>
                            <w:rPr>
                              <w:rFonts w:ascii="Cambria Math" w:hAnsi="Cambria Math"/>
                            </w:rPr>
                            <m:t>θ</m:t>
                          </m:r>
                        </m:e>
                      </m:d>
                    </m:e>
                  </m:d>
                </m:e>
              </m:rad>
              <m:d>
                <m:dPr>
                  <m:ctrlPr>
                    <w:rPr>
                      <w:rFonts w:ascii="Cambria Math" w:hAnsi="Cambria Math"/>
                      <w:iCs/>
                    </w:rPr>
                  </m:ctrlPr>
                </m:dPr>
                <m:e>
                  <m:sSub>
                    <m:sSubPr>
                      <m:ctrlPr>
                        <w:rPr>
                          <w:rFonts w:ascii="Cambria Math" w:hAnsi="Cambria Math"/>
                          <w:iCs/>
                        </w:rPr>
                      </m:ctrlPr>
                    </m:sSubPr>
                    <m:e>
                      <m:r>
                        <w:rPr>
                          <w:rFonts w:ascii="Cambria Math" w:hAnsi="Cambria Math"/>
                        </w:rPr>
                        <m:t>G</m:t>
                      </m:r>
                    </m:e>
                    <m:sub>
                      <m:r>
                        <w:rPr>
                          <w:rFonts w:ascii="Cambria Math" w:hAnsi="Cambria Math"/>
                        </w:rPr>
                        <m:t>k</m:t>
                      </m:r>
                    </m:sub>
                  </m:sSub>
                  <m:r>
                    <m:rPr>
                      <m:sty m:val="p"/>
                    </m:rPr>
                    <w:rPr>
                      <w:rFonts w:ascii="Cambria Math" w:hAnsi="Cambria Math"/>
                    </w:rPr>
                    <m:t>∘</m:t>
                  </m:r>
                  <m:sSub>
                    <m:sSubPr>
                      <m:ctrlPr>
                        <w:rPr>
                          <w:rFonts w:ascii="Cambria Math" w:hAnsi="Cambria Math"/>
                          <w:iCs/>
                        </w:rPr>
                      </m:ctrlPr>
                    </m:sSubPr>
                    <m:e>
                      <m:r>
                        <w:rPr>
                          <w:rFonts w:ascii="Cambria Math" w:hAnsi="Cambria Math"/>
                        </w:rPr>
                        <m:t>E</m:t>
                      </m:r>
                    </m:e>
                    <m:sub>
                      <m:r>
                        <w:rPr>
                          <w:rFonts w:ascii="Cambria Math" w:hAnsi="Cambria Math"/>
                        </w:rPr>
                        <m:t>k</m:t>
                      </m:r>
                    </m:sub>
                  </m:sSub>
                </m:e>
              </m:d>
            </m:oMath>
            <w:bookmarkEnd w:id="73"/>
            <w:r>
              <w:t xml:space="preserve">    for </w:t>
            </w:r>
            <m:oMath>
              <m:r>
                <w:rPr>
                  <w:rFonts w:ascii="Cambria Math" w:hAnsi="Cambria Math"/>
                </w:rPr>
                <m:t>k</m:t>
              </m:r>
              <m:r>
                <m:rPr>
                  <m:sty m:val="p"/>
                </m:rPr>
                <w:rPr>
                  <w:rFonts w:ascii="Cambria Math" w:hAnsi="Cambria Math"/>
                </w:rPr>
                <m:t>=1,…,</m:t>
              </m:r>
              <m:r>
                <w:rPr>
                  <w:rFonts w:ascii="Cambria Math" w:hAnsi="Cambria Math"/>
                </w:rPr>
                <m:t>K</m:t>
              </m:r>
            </m:oMath>
          </w:p>
        </w:tc>
        <w:tc>
          <w:tcPr>
            <w:tcW w:w="750" w:type="pct"/>
            <w:vAlign w:val="center"/>
          </w:tcPr>
          <w:p w14:paraId="0F5CD171" w14:textId="77777777" w:rsidR="000A7E31" w:rsidRDefault="00000000">
            <w:r>
              <w:t>(</w:t>
            </w:r>
            <w:r>
              <w:fldChar w:fldCharType="begin"/>
            </w:r>
            <w:r>
              <w:instrText xml:space="preserve"> SEQ Equation \* ARABIC </w:instrText>
            </w:r>
            <w:r>
              <w:fldChar w:fldCharType="separate"/>
            </w:r>
            <w:r>
              <w:t>2</w:t>
            </w:r>
            <w:r>
              <w:fldChar w:fldCharType="end"/>
            </w:r>
            <w:r>
              <w:t>)</w:t>
            </w:r>
          </w:p>
        </w:tc>
      </w:tr>
    </w:tbl>
    <w:p w14:paraId="639357E1" w14:textId="739FBC4B" w:rsidR="000A7E31" w:rsidRDefault="00000000">
      <w:r>
        <w:rPr>
          <w:lang w:val="en-US"/>
          <w14:ligatures w14:val="standardContextual"/>
        </w:rPr>
        <w:t>where each vector of causal effects</w:t>
      </w:r>
      <m:oMath>
        <m:sSub>
          <m:sSubPr>
            <m:ctrlPr>
              <w:rPr>
                <w:rFonts w:ascii="Cambria Math" w:eastAsiaTheme="minorEastAsia" w:hAnsi="Cambria Math"/>
                <w:i/>
                <w:lang w:val="en-US"/>
                <w14:ligatures w14:val="standardContextual"/>
              </w:rPr>
            </m:ctrlPr>
          </m:sSubPr>
          <m:e>
            <m:r>
              <w:rPr>
                <w:rFonts w:ascii="Cambria Math" w:hAnsi="Cambria Math"/>
              </w:rPr>
              <m:t> β</m:t>
            </m:r>
          </m:e>
          <m:sub>
            <m:r>
              <w:rPr>
                <w:rFonts w:ascii="Cambria Math" w:hAnsi="Cambria Math"/>
              </w:rPr>
              <m:t>k</m:t>
            </m:r>
          </m:sub>
        </m:sSub>
      </m:oMath>
      <w:r>
        <w:rPr>
          <w:lang w:val="en-US"/>
          <w14:ligatures w14:val="standardContextual"/>
        </w:rPr>
        <w:t xml:space="preserve"> for the </w:t>
      </w:r>
      <m:oMath>
        <m:r>
          <w:rPr>
            <w:rFonts w:ascii="Cambria Math" w:hAnsi="Cambria Math"/>
            <w:lang w:val="en-US"/>
          </w:rPr>
          <m:t>k</m:t>
        </m:r>
      </m:oMath>
      <w:r>
        <w:rPr>
          <w:lang w:val="en-US"/>
          <w14:ligatures w14:val="standardContextual"/>
        </w:rPr>
        <w:t xml:space="preserve">th independent set of </w:t>
      </w:r>
      <m:oMath>
        <m:r>
          <w:rPr>
            <w:rFonts w:ascii="Cambria Math" w:hAnsi="Cambria Math"/>
          </w:rPr>
          <m:t>m</m:t>
        </m:r>
      </m:oMath>
      <w:r>
        <w:rPr>
          <w:lang w:val="en-US"/>
          <w14:ligatures w14:val="standardContextual"/>
        </w:rPr>
        <w:t xml:space="preserve"> standardized SNPs </w:t>
      </w:r>
      <m:oMath>
        <m:sSub>
          <m:sSubPr>
            <m:ctrlPr>
              <w:rPr>
                <w:rFonts w:ascii="Cambria Math" w:eastAsiaTheme="minorEastAsia" w:hAnsi="Cambria Math"/>
                <w:i/>
                <w:lang w:val="en-US"/>
                <w14:ligatures w14:val="standardContextual"/>
              </w:rPr>
            </m:ctrlPr>
          </m:sSubPr>
          <m:e>
            <m:r>
              <w:rPr>
                <w:rFonts w:ascii="Cambria Math" w:hAnsi="Cambria Math"/>
              </w:rPr>
              <m:t>X</m:t>
            </m:r>
          </m:e>
          <m:sub>
            <m:d>
              <m:dPr>
                <m:begChr m:val="["/>
                <m:endChr m:val="]"/>
                <m:ctrlPr>
                  <w:rPr>
                    <w:rFonts w:ascii="Cambria Math" w:eastAsiaTheme="minorEastAsia" w:hAnsi="Cambria Math"/>
                    <w:i/>
                    <w:lang w:val="en-US"/>
                    <w14:ligatures w14:val="standardContextual"/>
                  </w:rPr>
                </m:ctrlPr>
              </m:dPr>
              <m:e>
                <m:r>
                  <w:rPr>
                    <w:rFonts w:ascii="Cambria Math" w:hAnsi="Cambria Math"/>
                  </w:rPr>
                  <m:t>k</m:t>
                </m:r>
              </m:e>
            </m:d>
          </m:sub>
        </m:sSub>
      </m:oMath>
      <w:r>
        <w:rPr>
          <w:lang w:val="en-US"/>
          <w14:ligatures w14:val="standardContextual"/>
        </w:rPr>
        <w:t xml:space="preserve"> is distributed</w:t>
      </w:r>
      <m:oMath>
        <m:sSub>
          <m:sSubPr>
            <m:ctrlPr>
              <w:rPr>
                <w:rFonts w:ascii="Cambria Math" w:eastAsiaTheme="minorEastAsia" w:hAnsi="Cambria Math"/>
                <w:i/>
                <w:lang w:val="en-US"/>
                <w14:ligatures w14:val="standardContextual"/>
              </w:rPr>
            </m:ctrlPr>
          </m:sSubPr>
          <m:e>
            <m:r>
              <w:rPr>
                <w:rFonts w:ascii="Cambria Math" w:hAnsi="Cambria Math"/>
              </w:rPr>
              <m:t> β</m:t>
            </m:r>
          </m:e>
          <m:sub>
            <m:r>
              <w:rPr>
                <w:rFonts w:ascii="Cambria Math" w:hAnsi="Cambria Math"/>
              </w:rPr>
              <m:t>k</m:t>
            </m:r>
          </m:sub>
        </m:sSub>
        <m:r>
          <w:rPr>
            <w:rFonts w:ascii="Cambria Math" w:hAnsi="Cambria Math"/>
          </w:rPr>
          <m:t>~MVN(</m:t>
        </m:r>
        <m:sSub>
          <m:sSubPr>
            <m:ctrlPr>
              <w:rPr>
                <w:rFonts w:ascii="Cambria Math" w:eastAsiaTheme="minorEastAsia" w:hAnsi="Cambria Math"/>
                <w:i/>
                <w:lang w:val="en-US"/>
                <w14:ligatures w14:val="standardContextual"/>
              </w:rPr>
            </m:ctrlPr>
          </m:sSubPr>
          <m:e>
            <m:r>
              <w:rPr>
                <w:rFonts w:ascii="Cambria Math" w:hAnsi="Cambria Math"/>
              </w:rPr>
              <m:t>0</m:t>
            </m:r>
          </m:e>
          <m:sub>
            <m:r>
              <w:rPr>
                <w:rFonts w:ascii="Cambria Math" w:hAnsi="Cambria Math"/>
              </w:rPr>
              <m:t>m</m:t>
            </m:r>
          </m:sub>
        </m:sSub>
        <m:r>
          <w:rPr>
            <w:rFonts w:ascii="Cambria Math" w:hAnsi="Cambria Math"/>
          </w:rPr>
          <m:t>,</m:t>
        </m:r>
        <m:sSubSup>
          <m:sSubSupPr>
            <m:ctrlPr>
              <w:rPr>
                <w:rFonts w:ascii="Cambria Math" w:eastAsiaTheme="minorEastAsia" w:hAnsi="Cambria Math"/>
                <w:i/>
                <w:lang w:val="en-US"/>
                <w14:ligatures w14:val="standardContextual"/>
              </w:rPr>
            </m:ctrlPr>
          </m:sSubSupPr>
          <m:e>
            <m:r>
              <w:rPr>
                <w:rFonts w:ascii="Cambria Math" w:hAnsi="Cambria Math"/>
              </w:rPr>
              <m:t>σ</m:t>
            </m:r>
          </m:e>
          <m:sub>
            <m:r>
              <w:rPr>
                <w:rFonts w:ascii="Cambria Math" w:hAnsi="Cambria Math"/>
              </w:rPr>
              <m:t>g</m:t>
            </m:r>
          </m:sub>
          <m:sup>
            <m:r>
              <w:rPr>
                <w:rFonts w:ascii="Cambria Math" w:hAnsi="Cambria Math"/>
              </w:rPr>
              <m:t>2</m:t>
            </m:r>
          </m:sup>
        </m:sSubSup>
        <m:r>
          <w:rPr>
            <w:rFonts w:ascii="Cambria Math" w:hAnsi="Cambria Math"/>
          </w:rPr>
          <m:t>/m)</m:t>
        </m:r>
      </m:oMath>
      <w:r>
        <w:t xml:space="preserve">. At generation zero the variance components represent: </w:t>
      </w:r>
      <m:oMath>
        <m:sSubSup>
          <m:sSubSupPr>
            <m:ctrlPr>
              <w:rPr>
                <w:rFonts w:ascii="Cambria Math" w:eastAsiaTheme="minorEastAsia" w:hAnsi="Cambria Math"/>
                <w:i/>
                <w:lang w:val="en-US"/>
                <w14:ligatures w14:val="standardContextual"/>
              </w:rPr>
            </m:ctrlPr>
          </m:sSubSupPr>
          <m:e>
            <m:r>
              <w:rPr>
                <w:rFonts w:ascii="Cambria Math" w:hAnsi="Cambria Math"/>
              </w:rPr>
              <m:t>σ</m:t>
            </m:r>
          </m:e>
          <m:sub>
            <m:r>
              <w:rPr>
                <w:rFonts w:ascii="Cambria Math" w:hAnsi="Cambria Math"/>
              </w:rPr>
              <m:t>e</m:t>
            </m:r>
          </m:sub>
          <m:sup>
            <m:r>
              <w:rPr>
                <w:rFonts w:ascii="Cambria Math" w:hAnsi="Cambria Math"/>
              </w:rPr>
              <m:t>2</m:t>
            </m:r>
          </m:sup>
        </m:sSubSup>
      </m:oMath>
      <w:r>
        <w:t xml:space="preserve">, the total non-additive genetic variance; </w:t>
      </w:r>
      <m:oMath>
        <m:sSubSup>
          <m:sSubSupPr>
            <m:ctrlPr>
              <w:rPr>
                <w:rFonts w:ascii="Cambria Math" w:eastAsiaTheme="minorEastAsia" w:hAnsi="Cambria Math"/>
                <w:i/>
                <w:lang w:val="en-US"/>
                <w14:ligatures w14:val="standardContextual"/>
              </w:rPr>
            </m:ctrlPr>
          </m:sSubSupPr>
          <m:e>
            <m:r>
              <w:rPr>
                <w:rFonts w:ascii="Cambria Math" w:hAnsi="Cambria Math"/>
              </w:rPr>
              <m:t>σ</m:t>
            </m:r>
          </m:e>
          <m:sub>
            <m:r>
              <w:rPr>
                <w:rFonts w:ascii="Cambria Math" w:hAnsi="Cambria Math"/>
              </w:rPr>
              <m:t>ε</m:t>
            </m:r>
          </m:sub>
          <m:sup>
            <m:r>
              <w:rPr>
                <w:rFonts w:ascii="Cambria Math" w:hAnsi="Cambria Math"/>
              </w:rPr>
              <m:t>2</m:t>
            </m:r>
          </m:sup>
        </m:sSubSup>
      </m:oMath>
      <w:r>
        <w:t xml:space="preserve">, the individual-specific noise variance; </w:t>
      </w:r>
      <m:oMath>
        <m:sSubSup>
          <m:sSubSupPr>
            <m:ctrlPr>
              <w:rPr>
                <w:rFonts w:ascii="Cambria Math" w:eastAsiaTheme="minorEastAsia" w:hAnsi="Cambria Math"/>
                <w:i/>
                <w:lang w:val="en-US"/>
                <w14:ligatures w14:val="standardContextual"/>
              </w:rPr>
            </m:ctrlPr>
          </m:sSubSupPr>
          <m:e>
            <m:r>
              <w:rPr>
                <w:rFonts w:ascii="Cambria Math" w:hAnsi="Cambria Math"/>
              </w:rPr>
              <m:t>σ</m:t>
            </m:r>
          </m:e>
          <m:sub>
            <m:r>
              <w:rPr>
                <w:rFonts w:ascii="Cambria Math" w:hAnsi="Cambria Math"/>
              </w:rPr>
              <m:t>g</m:t>
            </m:r>
          </m:sub>
          <m:sup>
            <m:r>
              <w:rPr>
                <w:rFonts w:ascii="Cambria Math" w:hAnsi="Cambria Math"/>
              </w:rPr>
              <m:t>2</m:t>
            </m:r>
          </m:sup>
        </m:sSubSup>
      </m:oMath>
      <w:r>
        <w:t xml:space="preserve">, the additive genetic variance; </w:t>
      </w:r>
      <m:oMath>
        <m:r>
          <w:rPr>
            <w:rFonts w:ascii="Cambria Math" w:hAnsi="Cambria Math"/>
          </w:rPr>
          <m:t>θ</m:t>
        </m:r>
      </m:oMath>
      <w:r>
        <w:t xml:space="preserve">, the variance attributable to the combined effects of transmitted parental effects; and </w:t>
      </w:r>
      <m:oMath>
        <m:r>
          <w:rPr>
            <w:rFonts w:ascii="Cambria Math" w:hAnsi="Cambria Math"/>
          </w:rPr>
          <m:t>ϕ</m:t>
        </m:r>
      </m:oMath>
      <w:r>
        <w:t xml:space="preserve">, the variance attributable to gene-environment interaction. Given females’ phenotypes </w:t>
      </w:r>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lang w:val="en-US"/>
                  </w:rPr>
                  <m:t>Y</m:t>
                </m:r>
              </m:e>
            </m:acc>
          </m:e>
          <m:sub>
            <m:r>
              <w:rPr>
                <w:rFonts w:ascii="Cambria Math"/>
                <w:lang w:val="en-US"/>
              </w:rPr>
              <m:t>1</m:t>
            </m:r>
          </m:sub>
        </m:sSub>
        <m:r>
          <w:rPr>
            <w:rFonts w:ascii="Cambria Math"/>
            <w:lang w:val="en-US"/>
          </w:rPr>
          <m:t>,</m:t>
        </m:r>
        <m:r>
          <w:rPr>
            <w:rFonts w:ascii="Cambria Math"/>
            <w:lang w:val="en-US"/>
          </w:rPr>
          <m:t>…</m:t>
        </m:r>
        <m:r>
          <w:rPr>
            <w:rFonts w:ascii="Cambria Math"/>
            <w:lang w:val="en-US"/>
          </w:rPr>
          <m:t>,</m:t>
        </m:r>
        <m:sSub>
          <m:sSubPr>
            <m:ctrlPr>
              <w:rPr>
                <w:rFonts w:ascii="Cambria Math" w:hAnsi="Cambria Math"/>
                <w:i/>
                <w:lang w:val="en-US"/>
              </w:rPr>
            </m:ctrlPr>
          </m:sSubPr>
          <m:e>
            <m:acc>
              <m:accPr>
                <m:chr m:val="̅"/>
                <m:ctrlPr>
                  <w:rPr>
                    <w:rFonts w:ascii="Cambria Math" w:hAnsi="Cambria Math"/>
                    <w:i/>
                    <w:lang w:val="en-US"/>
                  </w:rPr>
                </m:ctrlPr>
              </m:accPr>
              <m:e>
                <m:r>
                  <w:rPr>
                    <w:rFonts w:ascii="Cambria Math"/>
                    <w:lang w:val="en-US"/>
                  </w:rPr>
                  <m:t>Y</m:t>
                </m:r>
              </m:e>
            </m:acc>
          </m:e>
          <m:sub>
            <m:r>
              <w:rPr>
                <w:rFonts w:ascii="Cambria Math"/>
                <w:lang w:val="en-US"/>
              </w:rPr>
              <m:t>K</m:t>
            </m:r>
          </m:sub>
        </m:sSub>
      </m:oMath>
      <w:r>
        <w:rPr>
          <w:lang w:val="en-US"/>
        </w:rPr>
        <w:t xml:space="preserve"> and males’ </w:t>
      </w:r>
      <w:r>
        <w:t>phenotypes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K</m:t>
            </m:r>
          </m:sub>
        </m:sSub>
      </m:oMath>
      <w:r>
        <w:t xml:space="preserve">, individuals were paired such that the cross-mate phenotypic cross correlation </w:t>
      </w:r>
      <m:oMath>
        <m:r>
          <m:rPr>
            <m:sty m:val="p"/>
          </m:rPr>
          <w:rPr>
            <w:rFonts w:ascii="Cambria Math" w:hAnsi="Cambria Math"/>
          </w:rPr>
          <m:t>cor</m:t>
        </m:r>
        <m:d>
          <m:dPr>
            <m:ctrlPr>
              <w:rPr>
                <w:rFonts w:ascii="Cambria Math" w:hAnsi="Cambria Math"/>
                <w:i/>
              </w:rPr>
            </m:ctrlPr>
          </m:dPr>
          <m:e>
            <m:sSub>
              <m:sSubPr>
                <m:ctrlPr>
                  <w:rPr>
                    <w:rFonts w:ascii="Cambria Math" w:hAnsi="Cambria Math"/>
                    <w:i/>
                    <w:lang w:val="en-US"/>
                  </w:rPr>
                </m:ctrlPr>
              </m:sSubPr>
              <m:e>
                <m:acc>
                  <m:accPr>
                    <m:chr m:val="̅"/>
                    <m:ctrlPr>
                      <w:rPr>
                        <w:rFonts w:ascii="Cambria Math" w:hAnsi="Cambria Math"/>
                        <w:i/>
                        <w:lang w:val="en-US"/>
                      </w:rPr>
                    </m:ctrlPr>
                  </m:accPr>
                  <m:e>
                    <m:r>
                      <w:rPr>
                        <w:rFonts w:ascii="Cambria Math"/>
                        <w:lang w:val="en-US"/>
                      </w:rPr>
                      <m:t>Y</m:t>
                    </m:r>
                  </m:e>
                </m:acc>
              </m:e>
              <m:sub>
                <m:r>
                  <w:rPr>
                    <w:rFonts w:ascii="Cambria Math"/>
                    <w:lang w:val="en-US"/>
                  </w:rPr>
                  <m:t>k</m:t>
                </m:r>
              </m:sub>
            </m:sSub>
            <m:r>
              <w:rPr>
                <w:rFonts w:ascii="Cambria Math"/>
                <w:lang w:val="en-US"/>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l</m:t>
                </m:r>
              </m:sub>
            </m:sSub>
          </m:e>
        </m:d>
      </m:oMath>
      <w:r>
        <w:t xml:space="preserve"> was identically equal to </w:t>
      </w:r>
      <m:oMath>
        <m:r>
          <w:rPr>
            <w:rFonts w:ascii="Cambria Math" w:hAnsi="Cambria Math"/>
          </w:rPr>
          <m:t>r</m:t>
        </m:r>
      </m:oMath>
      <w:r>
        <w:t xml:space="preserve"> across all pairs of phenotypes </w:t>
      </w:r>
      <m:oMath>
        <m:r>
          <w:rPr>
            <w:rFonts w:ascii="Cambria Math" w:hAnsi="Cambria Math"/>
          </w:rPr>
          <m:t>k,l=1,…,K</m:t>
        </m:r>
      </m:oMath>
      <w:r>
        <w:t xml:space="preserve">. Across all simulations the total additive genetic and non-additive-genetic variance components were fixed to </w:t>
      </w:r>
      <m:oMath>
        <m:sSubSup>
          <m:sSubSupPr>
            <m:ctrlPr>
              <w:rPr>
                <w:rFonts w:ascii="Cambria Math" w:eastAsiaTheme="minorEastAsia" w:hAnsi="Cambria Math"/>
                <w:i/>
                <w:lang w:val="en-US"/>
                <w14:ligatures w14:val="standardContextual"/>
              </w:rPr>
            </m:ctrlPr>
          </m:sSubSupPr>
          <m:e>
            <m:r>
              <w:rPr>
                <w:rFonts w:ascii="Cambria Math" w:hAnsi="Cambria Math"/>
              </w:rPr>
              <m:t>σ</m:t>
            </m:r>
          </m:e>
          <m:sub>
            <m:r>
              <w:rPr>
                <w:rFonts w:ascii="Cambria Math" w:hAnsi="Cambria Math"/>
              </w:rPr>
              <m:t>g</m:t>
            </m:r>
          </m:sub>
          <m:sup>
            <m:r>
              <w:rPr>
                <w:rFonts w:ascii="Cambria Math" w:hAnsi="Cambria Math"/>
              </w:rPr>
              <m:t>2</m:t>
            </m:r>
          </m:sup>
        </m:sSubSup>
        <m:r>
          <w:rPr>
            <w:rFonts w:ascii="Cambria Math" w:hAnsi="Cambria Math"/>
          </w:rPr>
          <m:t>=</m:t>
        </m:r>
        <m:sSubSup>
          <m:sSubSupPr>
            <m:ctrlPr>
              <w:rPr>
                <w:rFonts w:ascii="Cambria Math" w:eastAsiaTheme="minorEastAsia" w:hAnsi="Cambria Math"/>
                <w:i/>
                <w:lang w:val="en-US"/>
                <w14:ligatures w14:val="standardContextual"/>
              </w:rPr>
            </m:ctrlPr>
          </m:sSubSupPr>
          <m:e>
            <m:r>
              <w:rPr>
                <w:rFonts w:ascii="Cambria Math" w:hAnsi="Cambria Math"/>
              </w:rPr>
              <m:t>σ</m:t>
            </m:r>
          </m:e>
          <m:sub>
            <m:r>
              <w:rPr>
                <w:rFonts w:ascii="Cambria Math" w:hAnsi="Cambria Math"/>
              </w:rPr>
              <m:t>e</m:t>
            </m:r>
          </m:sub>
          <m:sup>
            <m:r>
              <w:rPr>
                <w:rFonts w:ascii="Cambria Math" w:hAnsi="Cambria Math"/>
              </w:rPr>
              <m:t>2</m:t>
            </m:r>
          </m:sup>
        </m:sSubSup>
        <m:r>
          <w:rPr>
            <w:rFonts w:ascii="Cambria Math" w:hAnsi="Cambria Math"/>
          </w:rPr>
          <m:t>=1</m:t>
        </m:r>
      </m:oMath>
      <w:r>
        <w:t xml:space="preserve">; full parameter specifications are detailed in Supplementary </w:t>
      </w:r>
      <w:fldSimple w:instr="REF _Ref199338420  \* MERGEFORMAT ">
        <w:r>
          <w:t>Table S6</w:t>
        </w:r>
      </w:fldSimple>
      <w:r>
        <w:t xml:space="preserve">. Statistical estimates reported were averaged across individual phenotypes for univariate quantities (e.g., true and estimated heritabilities and GWAS false positive inflation indices) and across all distinct pairs of phenotypes for bivariate quantities (e.g., true polygenic index correlations, estimated genetic correlations, and GWAS slope </w:t>
      </w:r>
      <w:r>
        <w:lastRenderedPageBreak/>
        <w:t xml:space="preserve">estimate correlations) to minimize sampling error. </w:t>
      </w:r>
      <w:ins w:id="74" w:author="richard border" w:date="2025-12-20T17:38:00Z" w16du:dateUtc="2025-12-21T01:38:00Z">
        <w:r w:rsidR="002B7EA7">
          <w:t>I</w:t>
        </w:r>
        <w:r w:rsidR="002B7EA7" w:rsidRPr="002B7EA7">
          <w:t>n the primary simulations, noise components were assumed to be uncorrelated across traits at generation 0. This represents a simplifying assumption; in reality, non-genetic factors such as shared environments may induce within-person correlations among traits. Supplementary analyses examining the impact of within-person noise correlations of 0.1 and 0.2 are presented in Supplementary Figure SX</w:t>
        </w:r>
        <w:r w:rsidR="002B7EA7">
          <w:t>##</w:t>
        </w:r>
        <w:r w:rsidR="002B7EA7" w:rsidRPr="002B7EA7">
          <w:t>c</w:t>
        </w:r>
        <w:r w:rsidR="002B7EA7">
          <w:t>.</w:t>
        </w:r>
      </w:ins>
    </w:p>
    <w:p w14:paraId="269F4F59" w14:textId="77777777" w:rsidR="000A7E31" w:rsidRDefault="00000000">
      <w:pPr>
        <w:pStyle w:val="Heading3"/>
      </w:pPr>
      <w:r>
        <w:t>Psychiatric phenotype simulation parameters</w:t>
      </w:r>
    </w:p>
    <w:p w14:paraId="48B3BF6E" w14:textId="77777777" w:rsidR="000A7E31" w:rsidRDefault="00000000">
      <w:r>
        <w:t xml:space="preserve">The psychiatric disorder simulations presented in </w:t>
      </w:r>
      <w:r>
        <w:fldChar w:fldCharType="begin"/>
      </w:r>
      <w:r>
        <w:instrText xml:space="preserve"> REF _Ref164348413 \h  \* MERGEFORMAT </w:instrText>
      </w:r>
      <w:r>
        <w:fldChar w:fldCharType="separate"/>
      </w:r>
      <w:r>
        <w:t>Figure 2</w:t>
      </w:r>
      <w:r>
        <w:fldChar w:fldCharType="end"/>
      </w:r>
      <w:r>
        <w:t xml:space="preserve"> assume a simple genetic architecture where each disorder was comprised of independent additive genetic and non-genetic variance components and each additive component reflected product of </w:t>
      </w:r>
      <m:oMath>
        <m:r>
          <w:rPr>
            <w:rFonts w:ascii="Cambria Math" w:hAnsi="Cambria Math"/>
          </w:rPr>
          <m:t>m</m:t>
        </m:r>
      </m:oMath>
      <w:r>
        <w:rPr>
          <w:iCs/>
        </w:rPr>
        <w:t xml:space="preserve"> unique (i.e., phenotype-specific, ensuring zero pleiotropy) standardized SNPs with Gaussian effects. Simulations were parametrized using previously published empirical family-based heritability estimates and cross-mate cross-correlation tetrachoric correlation estimates </w:t>
      </w:r>
      <w:r>
        <w:rPr>
          <w:iCs/>
        </w:rPr>
        <w:fldChar w:fldCharType="begin"/>
      </w:r>
      <w:r>
        <w:rPr>
          <w:iCs/>
        </w:rPr>
        <w:instrText xml:space="preserve"> ADDIN ZOTERO_ITEM CSL_CITATION {"citationID":"gF4Qf9Bf","properties":{"formattedCitation":"({\\i{}1})","plainCitation":"(1)","noteIndex":0},"citationItems":[{"id":"vvbWxtk6/M4KLfRVm","uris":["http://zotero.org/users/2951540/items/57JWWQIF"],"itemData":{"id":3169,"type":"article-journal","abstract":"The observation of genetic correlations between disparate human traits has been interpreted as evidence of widespread pleiotropy. Here, we introduce cross-trait assortative mating (xAM) as an alternative explanation. We observe that xAM affects many phenotypes and that phenotypic cross-mate correlation estimates are strongly associated with genetic correlation estimates (R2 = 74%). We demonstrate that existing xAM plausibly accounts for substantial fractions of genetic correlation estimates and that previously reported genetic correlation estimates between some pairs of psychiatric disorders are congruent with xAM alone. Finally, we provide evidence for a history of xAM at the genetic level using cross-trait even/odd chromosome polygenic score correlations. Together, our results demonstrate that previous reports have likely overestimated the true genetic similarity between many phenotypes.","container-title":"Science","DOI":"10/gsprmk","issue":"6621","note":"29 citations (Crossref) [2023-09-08]\npublisher: American Association for the Advancement of Science\nPMCID: PMC9901291","page":"754-761","source":"science.org (Atypon)","title":"Cross-trait assortative mating is widespread and inflates genetic correlation estimates","volume":"378","author":[{"family":"Border","given":"Richard"},{"family":"Athanasiadis","given":"Georgios"},{"family":"Buil","given":"Alfonso"},{"family":"Schork","given":"Andrew J."},{"family":"Cai","given":"Na"},{"family":"Young","given":"Alexander I."},{"family":"Werge","given":"Thomas"},{"family":"Flint","given":"Jonathan"},{"family":"Kendler","given":"Kenneth S."},{"family":"Sankararaman","given":"Sriram"},{"family":"Dahl","given":"Andy W."},{"family":"Zaitlen","given":"Noah A."}],"issued":{"date-parts":[["2022",11,18]]}}}],"schema":"https://github.com/citation-style-language/schema/raw/master/csl-citation.json"} </w:instrText>
      </w:r>
      <w:r>
        <w:rPr>
          <w:iCs/>
        </w:rPr>
        <w:fldChar w:fldCharType="separate"/>
      </w:r>
      <w:r>
        <w:t>(</w:t>
      </w:r>
      <w:r>
        <w:rPr>
          <w:i/>
          <w:iCs/>
        </w:rPr>
        <w:t>1</w:t>
      </w:r>
      <w:r>
        <w:t>)</w:t>
      </w:r>
      <w:r>
        <w:rPr>
          <w:iCs/>
        </w:rPr>
        <w:fldChar w:fldCharType="end"/>
      </w:r>
      <w:r>
        <w:rPr>
          <w:iCs/>
        </w:rPr>
        <w:t>, and mating was simulated using the quadratic integer programming approach described above. Statistical estimators were applied directly to continuous liabilities (as opposed to dichotomized phenotypes) to minimize variance.</w:t>
      </w:r>
    </w:p>
    <w:p w14:paraId="32C3BE59" w14:textId="77777777" w:rsidR="000A7E31" w:rsidRDefault="00000000">
      <w:pPr>
        <w:pStyle w:val="Heading3"/>
      </w:pPr>
      <w:r>
        <w:t>Height, education, and wealth simulation parameters</w:t>
      </w:r>
    </w:p>
    <w:p w14:paraId="1A6A1894" w14:textId="77777777" w:rsidR="000A7E31" w:rsidRDefault="00000000">
      <w:r>
        <w:t xml:space="preserve">Using subscripts to denote height, education, and wealth by </w:t>
      </w:r>
      <m:oMath>
        <m:sSub>
          <m:sSubPr>
            <m:ctrlPr>
              <w:rPr>
                <w:rFonts w:ascii="Cambria Math" w:hAnsi="Cambria Math"/>
                <w:i/>
                <w:lang w:val="en-US"/>
              </w:rPr>
            </m:ctrlPr>
          </m:sSubPr>
          <m:e>
            <m:r>
              <w:rPr>
                <w:rFonts w:ascii="Cambria Math" w:hAnsi="Cambria Math"/>
                <w:lang w:val="en-US"/>
              </w:rPr>
              <m:t>Y</m:t>
            </m:r>
          </m:e>
          <m:sub>
            <m:r>
              <m:rPr>
                <m:sty m:val="p"/>
              </m:rPr>
              <w:rPr>
                <w:rFonts w:ascii="Cambria Math" w:hAnsi="Cambria Math"/>
                <w:lang w:val="en-US"/>
              </w:rPr>
              <m:t>h</m:t>
            </m:r>
          </m:sub>
        </m:sSub>
      </m:oMath>
      <w:r>
        <w:rPr>
          <w:lang w:val="en-US"/>
        </w:rPr>
        <w:t xml:space="preserve">, </w:t>
      </w:r>
      <m:oMath>
        <m:sSub>
          <m:sSubPr>
            <m:ctrlPr>
              <w:rPr>
                <w:rFonts w:ascii="Cambria Math" w:hAnsi="Cambria Math"/>
                <w:i/>
                <w:lang w:val="en-US"/>
              </w:rPr>
            </m:ctrlPr>
          </m:sSubPr>
          <m:e>
            <m:r>
              <w:rPr>
                <w:rFonts w:ascii="Cambria Math" w:hAnsi="Cambria Math"/>
                <w:lang w:val="en-US"/>
              </w:rPr>
              <m:t>Y</m:t>
            </m:r>
          </m:e>
          <m:sub>
            <m:r>
              <m:rPr>
                <m:sty m:val="p"/>
              </m:rPr>
              <w:rPr>
                <w:rFonts w:ascii="Cambria Math" w:hAnsi="Cambria Math"/>
                <w:lang w:val="en-US"/>
              </w:rPr>
              <m:t>e</m:t>
            </m:r>
          </m:sub>
        </m:sSub>
      </m:oMath>
      <w:r>
        <w:rPr>
          <w:lang w:val="en-US"/>
        </w:rPr>
        <w:t xml:space="preserve">, </w:t>
      </w:r>
      <m:oMath>
        <m:sSub>
          <m:sSubPr>
            <m:ctrlPr>
              <w:rPr>
                <w:rFonts w:ascii="Cambria Math" w:hAnsi="Cambria Math"/>
                <w:i/>
                <w:lang w:val="en-US"/>
              </w:rPr>
            </m:ctrlPr>
          </m:sSubPr>
          <m:e>
            <m:r>
              <w:rPr>
                <w:rFonts w:ascii="Cambria Math" w:hAnsi="Cambria Math"/>
                <w:lang w:val="en-US"/>
              </w:rPr>
              <m:t>Y</m:t>
            </m:r>
          </m:e>
          <m:sub>
            <m:r>
              <m:rPr>
                <m:sty m:val="p"/>
              </m:rPr>
              <w:rPr>
                <w:rFonts w:ascii="Cambria Math" w:hAnsi="Cambria Math"/>
                <w:lang w:val="en-US"/>
              </w:rPr>
              <m:t>w</m:t>
            </m:r>
          </m:sub>
        </m:sSub>
      </m:oMath>
      <w:r>
        <w:rPr>
          <w:lang w:val="en-US"/>
        </w:rPr>
        <w:t xml:space="preserve">, respectively, and again distinguishing mates by superscript asterisks, </w:t>
      </w:r>
      <w:r>
        <w:t xml:space="preserve">the simulations presented </w:t>
      </w:r>
      <w:r>
        <w:fldChar w:fldCharType="begin"/>
      </w:r>
      <w:r>
        <w:instrText xml:space="preserve"> REF _Ref164349630 \h  \* MERGEFORMAT </w:instrText>
      </w:r>
      <w:r>
        <w:fldChar w:fldCharType="separate"/>
      </w:r>
      <w:r>
        <w:t>Figure 4.</w:t>
      </w:r>
      <w:r>
        <w:fldChar w:fldCharType="end"/>
      </w:r>
      <w:r>
        <w:t xml:space="preserve"> assumed the generative model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8"/>
        <w:gridCol w:w="8064"/>
        <w:gridCol w:w="1008"/>
      </w:tblGrid>
      <w:tr w:rsidR="000A7E31" w14:paraId="51EC49EA" w14:textId="77777777">
        <w:tc>
          <w:tcPr>
            <w:tcW w:w="500" w:type="pct"/>
          </w:tcPr>
          <w:p w14:paraId="733D9ABD" w14:textId="77777777" w:rsidR="000A7E31" w:rsidRDefault="000A7E31"/>
        </w:tc>
        <w:tc>
          <w:tcPr>
            <w:tcW w:w="4000" w:type="pct"/>
            <w:vAlign w:val="center"/>
          </w:tcPr>
          <w:p w14:paraId="1D662E9C" w14:textId="77777777" w:rsidR="000A7E31" w:rsidRDefault="00000000">
            <w:pPr>
              <w:rPr>
                <w:iCs/>
              </w:rPr>
            </w:pPr>
            <m:oMathPara>
              <m:oMath>
                <m:r>
                  <w:rPr>
                    <w:rFonts w:ascii="Cambria Math" w:hAnsi="Cambria Math"/>
                  </w:rPr>
                  <m:t>X</m:t>
                </m:r>
                <m:r>
                  <m:rPr>
                    <m:sty m:val="p"/>
                  </m:rPr>
                  <w:rPr>
                    <w:rFonts w:ascii="Cambria Math" w:hAnsi="Cambria Math"/>
                  </w:rPr>
                  <m:t>≔</m:t>
                </m:r>
                <m:d>
                  <m:dPr>
                    <m:ctrlPr>
                      <w:rPr>
                        <w:rFonts w:ascii="Cambria Math" w:hAnsi="Cambria Math"/>
                        <w:iCs/>
                      </w:rPr>
                    </m:ctrlPr>
                  </m:dPr>
                  <m:e>
                    <m:sSub>
                      <m:sSubPr>
                        <m:ctrlPr>
                          <w:rPr>
                            <w:rFonts w:ascii="Cambria Math" w:hAnsi="Cambria Math"/>
                            <w:iCs/>
                          </w:rPr>
                        </m:ctrlPr>
                      </m:sSubPr>
                      <m:e>
                        <m:r>
                          <w:rPr>
                            <w:rFonts w:ascii="Cambria Math" w:hAnsi="Cambria Math"/>
                          </w:rPr>
                          <m:t>X</m:t>
                        </m:r>
                      </m:e>
                      <m:sub>
                        <m:d>
                          <m:dPr>
                            <m:begChr m:val="["/>
                            <m:endChr m:val="]"/>
                            <m:ctrlPr>
                              <w:rPr>
                                <w:rFonts w:ascii="Cambria Math" w:hAnsi="Cambria Math"/>
                                <w:iCs/>
                              </w:rPr>
                            </m:ctrlPr>
                          </m:dPr>
                          <m:e>
                            <m:r>
                              <m:rPr>
                                <m:sty m:val="p"/>
                              </m:rPr>
                              <w:rPr>
                                <w:rFonts w:ascii="Cambria Math" w:hAnsi="Cambria Math"/>
                              </w:rPr>
                              <m:t>h</m:t>
                            </m:r>
                          </m:e>
                        </m:d>
                      </m:sub>
                    </m:sSub>
                    <m:r>
                      <m:rPr>
                        <m:sty m:val="p"/>
                      </m:rPr>
                      <w:rPr>
                        <w:rFonts w:ascii="Cambria Math" w:hAnsi="Cambria Math"/>
                      </w:rPr>
                      <m:t>,</m:t>
                    </m:r>
                    <m:sSub>
                      <m:sSubPr>
                        <m:ctrlPr>
                          <w:rPr>
                            <w:rFonts w:ascii="Cambria Math" w:hAnsi="Cambria Math"/>
                            <w:iCs/>
                          </w:rPr>
                        </m:ctrlPr>
                      </m:sSubPr>
                      <m:e>
                        <m:r>
                          <w:rPr>
                            <w:rFonts w:ascii="Cambria Math" w:hAnsi="Cambria Math"/>
                          </w:rPr>
                          <m:t>X</m:t>
                        </m:r>
                      </m:e>
                      <m:sub>
                        <m:d>
                          <m:dPr>
                            <m:begChr m:val="["/>
                            <m:endChr m:val="]"/>
                            <m:ctrlPr>
                              <w:rPr>
                                <w:rFonts w:ascii="Cambria Math" w:hAnsi="Cambria Math"/>
                                <w:iCs/>
                              </w:rPr>
                            </m:ctrlPr>
                          </m:dPr>
                          <m:e>
                            <m:r>
                              <m:rPr>
                                <m:sty m:val="p"/>
                              </m:rPr>
                              <w:rPr>
                                <w:rFonts w:ascii="Cambria Math" w:hAnsi="Cambria Math"/>
                              </w:rPr>
                              <m:t>e</m:t>
                            </m:r>
                          </m:e>
                        </m:d>
                      </m:sub>
                    </m:sSub>
                  </m:e>
                </m:d>
                <m:r>
                  <m:rPr>
                    <m:sty m:val="p"/>
                  </m:rPr>
                  <w:rPr>
                    <w:rFonts w:ascii="Cambria Math" w:hAnsi="Cambria Math"/>
                  </w:rPr>
                  <m:t>←meiosis</m:t>
                </m:r>
                <m:d>
                  <m:dPr>
                    <m:ctrlPr>
                      <w:rPr>
                        <w:rFonts w:ascii="Cambria Math" w:hAnsi="Cambria Math"/>
                        <w:iCs/>
                      </w:rPr>
                    </m:ctrlPr>
                  </m:dPr>
                  <m:e>
                    <m:sSup>
                      <m:sSupPr>
                        <m:ctrlPr>
                          <w:rPr>
                            <w:rFonts w:ascii="Cambria Math" w:hAnsi="Cambria Math"/>
                            <w:iCs/>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sSup>
                      <m:sSupPr>
                        <m:ctrlPr>
                          <w:rPr>
                            <w:rFonts w:ascii="Cambria Math" w:hAnsi="Cambria Math"/>
                            <w:iCs/>
                          </w:rPr>
                        </m:ctrlPr>
                      </m:sSupPr>
                      <m:e>
                        <m:r>
                          <w:rPr>
                            <w:rFonts w:ascii="Cambria Math" w:hAnsi="Cambria Math"/>
                          </w:rPr>
                          <m:t>X</m:t>
                        </m:r>
                      </m:e>
                      <m:sup>
                        <m:r>
                          <m:rPr>
                            <m:sty m:val="p"/>
                          </m:rPr>
                          <w:rPr>
                            <w:rFonts w:ascii="Cambria Math" w:hAnsi="Cambria Math"/>
                          </w:rPr>
                          <m:t>**</m:t>
                        </m:r>
                      </m:sup>
                    </m:sSup>
                  </m:e>
                </m:d>
              </m:oMath>
            </m:oMathPara>
          </w:p>
          <w:p w14:paraId="7416EA84" w14:textId="77777777" w:rsidR="000A7E31" w:rsidRDefault="00000000">
            <w:pPr>
              <w:jc w:val="center"/>
            </w:pPr>
            <m:oMath>
              <m:sSub>
                <m:sSubPr>
                  <m:ctrlPr>
                    <w:rPr>
                      <w:rFonts w:ascii="Cambria Math" w:hAnsi="Cambria Math"/>
                    </w:rPr>
                  </m:ctrlPr>
                </m:sSubPr>
                <m:e>
                  <m:r>
                    <m:rPr>
                      <m:sty m:val="p"/>
                    </m:rPr>
                    <w:rPr>
                      <w:rFonts w:ascii="Cambria Math" w:hAnsi="Cambria Math"/>
                    </w:rPr>
                    <m:t> </m:t>
                  </m:r>
                  <m:r>
                    <w:rPr>
                      <w:rFonts w:ascii="Cambria Math" w:hAnsi="Cambria Math"/>
                    </w:rPr>
                    <m:t>G</m:t>
                  </m:r>
                </m:e>
                <m:sub>
                  <m:r>
                    <m:rPr>
                      <m:sty m:val="p"/>
                    </m:rP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X</m:t>
                  </m:r>
                </m:e>
                <m:sub>
                  <m:d>
                    <m:dPr>
                      <m:begChr m:val="["/>
                      <m:endChr m:val="]"/>
                      <m:ctrlPr>
                        <w:rPr>
                          <w:rFonts w:ascii="Cambria Math" w:hAnsi="Cambria Math"/>
                        </w:rPr>
                      </m:ctrlPr>
                    </m:dPr>
                    <m:e>
                      <m:r>
                        <m:rPr>
                          <m:sty m:val="p"/>
                        </m:rPr>
                        <w:rPr>
                          <w:rFonts w:ascii="Cambria Math" w:hAnsi="Cambria Math"/>
                        </w:rPr>
                        <m:t>h</m:t>
                      </m:r>
                    </m:e>
                  </m:d>
                </m:sub>
              </m:sSub>
              <m:sSub>
                <m:sSubPr>
                  <m:ctrlPr>
                    <w:rPr>
                      <w:rFonts w:ascii="Cambria Math" w:hAnsi="Cambria Math"/>
                    </w:rPr>
                  </m:ctrlPr>
                </m:sSubPr>
                <m:e>
                  <m:r>
                    <w:rPr>
                      <w:rFonts w:ascii="Cambria Math" w:hAnsi="Cambria Math"/>
                    </w:rPr>
                    <m:t>β</m:t>
                  </m:r>
                </m:e>
                <m:sub>
                  <m:r>
                    <m:rPr>
                      <m:sty m:val="p"/>
                    </m:rPr>
                    <w:rPr>
                      <w:rFonts w:ascii="Cambria Math" w:hAnsi="Cambria Math"/>
                    </w:rPr>
                    <m:t>h</m:t>
                  </m:r>
                </m:sub>
              </m:sSub>
            </m:oMath>
            <w:r>
              <w:t xml:space="preserve">,     </w:t>
            </w:r>
            <m:oMath>
              <m:sSub>
                <m:sSubPr>
                  <m:ctrlPr>
                    <w:rPr>
                      <w:rFonts w:ascii="Cambria Math" w:hAnsi="Cambria Math"/>
                    </w:rPr>
                  </m:ctrlPr>
                </m:sSubPr>
                <m:e>
                  <m:r>
                    <m:rPr>
                      <m:sty m:val="p"/>
                    </m:rPr>
                    <w:rPr>
                      <w:rFonts w:ascii="Cambria Math" w:hAnsi="Cambria Math"/>
                    </w:rPr>
                    <m:t> </m:t>
                  </m:r>
                  <m:r>
                    <w:rPr>
                      <w:rFonts w:ascii="Cambria Math" w:hAnsi="Cambria Math"/>
                    </w:rPr>
                    <m:t>G</m:t>
                  </m:r>
                </m:e>
                <m:sub>
                  <m:r>
                    <m:rPr>
                      <m:sty m:val="p"/>
                    </m:rP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X</m:t>
                  </m:r>
                </m:e>
                <m:sub>
                  <m:d>
                    <m:dPr>
                      <m:begChr m:val="["/>
                      <m:endChr m:val="]"/>
                      <m:ctrlPr>
                        <w:rPr>
                          <w:rFonts w:ascii="Cambria Math" w:hAnsi="Cambria Math"/>
                        </w:rPr>
                      </m:ctrlPr>
                    </m:dPr>
                    <m:e>
                      <m:r>
                        <m:rPr>
                          <m:sty m:val="p"/>
                        </m:rPr>
                        <w:rPr>
                          <w:rFonts w:ascii="Cambria Math" w:hAnsi="Cambria Math"/>
                        </w:rPr>
                        <m:t>e</m:t>
                      </m:r>
                    </m:e>
                  </m:d>
                </m:sub>
              </m:sSub>
              <m:sSub>
                <m:sSubPr>
                  <m:ctrlPr>
                    <w:rPr>
                      <w:rFonts w:ascii="Cambria Math" w:hAnsi="Cambria Math"/>
                    </w:rPr>
                  </m:ctrlPr>
                </m:sSubPr>
                <m:e>
                  <m:r>
                    <w:rPr>
                      <w:rFonts w:ascii="Cambria Math" w:hAnsi="Cambria Math"/>
                    </w:rPr>
                    <m:t>β</m:t>
                  </m:r>
                </m:e>
                <m:sub>
                  <m:r>
                    <m:rPr>
                      <m:sty m:val="p"/>
                    </m:rPr>
                    <w:rPr>
                      <w:rFonts w:ascii="Cambria Math" w:hAnsi="Cambria Math"/>
                    </w:rPr>
                    <m:t>e</m:t>
                  </m:r>
                </m:sub>
              </m:sSub>
            </m:oMath>
          </w:p>
          <w:p w14:paraId="2E2FAD9C" w14:textId="77777777" w:rsidR="000A7E31" w:rsidRDefault="00000000">
            <w:pPr>
              <w:jc w:val="center"/>
              <w:rPr>
                <w:iCs/>
              </w:rPr>
            </w:pPr>
            <m:oMath>
              <m:sSub>
                <m:sSubPr>
                  <m:ctrlPr>
                    <w:rPr>
                      <w:rFonts w:ascii="Cambria Math" w:hAnsi="Cambria Math"/>
                      <w:iCs/>
                    </w:rPr>
                  </m:ctrlPr>
                </m:sSubPr>
                <m:e>
                  <m:r>
                    <w:rPr>
                      <w:rFonts w:ascii="Cambria Math" w:hAnsi="Cambria Math"/>
                    </w:rPr>
                    <m:t>ε</m:t>
                  </m:r>
                </m:e>
                <m:sub>
                  <m:r>
                    <m:rPr>
                      <m:sty m:val="p"/>
                    </m:rPr>
                    <w:rPr>
                      <w:rFonts w:ascii="Cambria Math" w:hAnsi="Cambria Math"/>
                    </w:rPr>
                    <m:t>h</m:t>
                  </m:r>
                </m:sub>
              </m:sSub>
              <m:r>
                <m:rPr>
                  <m:sty m:val="p"/>
                </m:rPr>
                <w:rPr>
                  <w:rFonts w:ascii="Cambria Math" w:hAnsi="Cambria Math"/>
                </w:rPr>
                <m:t>~</m:t>
              </m:r>
              <m:r>
                <w:rPr>
                  <w:rFonts w:ascii="Cambria Math" w:hAnsi="Cambria Math"/>
                </w:rPr>
                <m:t>N</m:t>
              </m:r>
              <m:d>
                <m:dPr>
                  <m:ctrlPr>
                    <w:rPr>
                      <w:rFonts w:ascii="Cambria Math" w:hAnsi="Cambria Math"/>
                      <w:iCs/>
                    </w:rPr>
                  </m:ctrlPr>
                </m:dPr>
                <m:e>
                  <m:r>
                    <m:rPr>
                      <m:sty m:val="p"/>
                    </m:rPr>
                    <w:rPr>
                      <w:rFonts w:ascii="Cambria Math" w:hAnsi="Cambria Math"/>
                    </w:rPr>
                    <m:t>0, 1-</m:t>
                  </m:r>
                  <m:sSubSup>
                    <m:sSubSupPr>
                      <m:ctrlPr>
                        <w:rPr>
                          <w:rFonts w:ascii="Cambria Math" w:hAnsi="Cambria Math"/>
                          <w:iCs/>
                        </w:rPr>
                      </m:ctrlPr>
                    </m:sSubSupPr>
                    <m:e>
                      <m:r>
                        <w:rPr>
                          <w:rFonts w:ascii="Cambria Math" w:hAnsi="Cambria Math"/>
                        </w:rPr>
                        <m:t>h</m:t>
                      </m:r>
                    </m:e>
                    <m:sub>
                      <m:r>
                        <m:rPr>
                          <m:sty m:val="p"/>
                        </m:rPr>
                        <w:rPr>
                          <w:rFonts w:ascii="Cambria Math" w:hAnsi="Cambria Math"/>
                        </w:rPr>
                        <m:t>h</m:t>
                      </m:r>
                    </m:sub>
                    <m:sup>
                      <m:r>
                        <m:rPr>
                          <m:sty m:val="p"/>
                        </m:rPr>
                        <w:rPr>
                          <w:rFonts w:ascii="Cambria Math" w:hAnsi="Cambria Math"/>
                        </w:rPr>
                        <m:t>2</m:t>
                      </m:r>
                    </m:sup>
                  </m:sSubSup>
                </m:e>
              </m:d>
            </m:oMath>
            <w:r>
              <w:rPr>
                <w:iCs/>
              </w:rPr>
              <w:t xml:space="preserve">,    </w:t>
            </w:r>
            <m:oMath>
              <m:sSub>
                <m:sSubPr>
                  <m:ctrlPr>
                    <w:rPr>
                      <w:rFonts w:ascii="Cambria Math" w:hAnsi="Cambria Math"/>
                      <w:iCs/>
                    </w:rPr>
                  </m:ctrlPr>
                </m:sSubPr>
                <m:e>
                  <m:r>
                    <w:rPr>
                      <w:rFonts w:ascii="Cambria Math" w:hAnsi="Cambria Math"/>
                    </w:rPr>
                    <m:t>ε</m:t>
                  </m:r>
                </m:e>
                <m:sub>
                  <m:r>
                    <m:rPr>
                      <m:sty m:val="p"/>
                    </m:rPr>
                    <w:rPr>
                      <w:rFonts w:ascii="Cambria Math" w:hAnsi="Cambria Math"/>
                    </w:rPr>
                    <m:t>e</m:t>
                  </m:r>
                </m:sub>
              </m:sSub>
              <m:r>
                <m:rPr>
                  <m:sty m:val="p"/>
                </m:rPr>
                <w:rPr>
                  <w:rFonts w:ascii="Cambria Math" w:hAnsi="Cambria Math"/>
                </w:rPr>
                <m:t>~</m:t>
              </m:r>
              <m:r>
                <w:rPr>
                  <w:rFonts w:ascii="Cambria Math" w:hAnsi="Cambria Math"/>
                </w:rPr>
                <m:t>N</m:t>
              </m:r>
              <m:r>
                <m:rPr>
                  <m:sty m:val="p"/>
                </m:rPr>
                <w:rPr>
                  <w:rFonts w:ascii="Cambria Math" w:hAnsi="Cambria Math"/>
                </w:rPr>
                <m:t>(0, 1</m:t>
              </m:r>
              <m:r>
                <m:rPr>
                  <m:lit/>
                  <m:sty m:val="p"/>
                </m:rPr>
                <w:rPr>
                  <w:rFonts w:ascii="Cambria Math" w:hAnsi="Cambria Math"/>
                </w:rPr>
                <m:t>/</m:t>
              </m:r>
              <m:r>
                <m:rPr>
                  <m:sty m:val="p"/>
                </m:rPr>
                <w:rPr>
                  <w:rFonts w:ascii="Cambria Math" w:hAnsi="Cambria Math"/>
                </w:rPr>
                <m:t>3-</m:t>
              </m:r>
              <m:sSubSup>
                <m:sSubSupPr>
                  <m:ctrlPr>
                    <w:rPr>
                      <w:rFonts w:ascii="Cambria Math" w:hAnsi="Cambria Math"/>
                      <w:iCs/>
                    </w:rPr>
                  </m:ctrlPr>
                </m:sSubSupPr>
                <m:e>
                  <m:r>
                    <w:rPr>
                      <w:rFonts w:ascii="Cambria Math" w:hAnsi="Cambria Math"/>
                    </w:rPr>
                    <m:t>h</m:t>
                  </m:r>
                </m:e>
                <m:sub>
                  <m:r>
                    <m:rPr>
                      <m:sty m:val="p"/>
                    </m:rPr>
                    <w:rPr>
                      <w:rFonts w:ascii="Cambria Math" w:hAnsi="Cambria Math"/>
                    </w:rPr>
                    <m:t>e</m:t>
                  </m:r>
                </m:sub>
                <m:sup>
                  <m:r>
                    <m:rPr>
                      <m:sty m:val="p"/>
                    </m:rPr>
                    <w:rPr>
                      <w:rFonts w:ascii="Cambria Math" w:hAnsi="Cambria Math"/>
                    </w:rPr>
                    <m:t>2</m:t>
                  </m:r>
                </m:sup>
              </m:sSubSup>
              <m:r>
                <m:rPr>
                  <m:sty m:val="p"/>
                </m:rPr>
                <w:rPr>
                  <w:rFonts w:ascii="Cambria Math" w:hAnsi="Cambria Math"/>
                </w:rPr>
                <m:t>)</m:t>
              </m:r>
            </m:oMath>
            <w:r>
              <w:rPr>
                <w:iCs/>
              </w:rPr>
              <w:t xml:space="preserve"> ,    </w:t>
            </w:r>
            <m:oMath>
              <m:sSub>
                <m:sSubPr>
                  <m:ctrlPr>
                    <w:rPr>
                      <w:rFonts w:ascii="Cambria Math" w:hAnsi="Cambria Math"/>
                      <w:iCs/>
                    </w:rPr>
                  </m:ctrlPr>
                </m:sSubPr>
                <m:e>
                  <m:r>
                    <w:rPr>
                      <w:rFonts w:ascii="Cambria Math" w:hAnsi="Cambria Math"/>
                    </w:rPr>
                    <m:t>ε</m:t>
                  </m:r>
                </m:e>
                <m:sub>
                  <m:r>
                    <m:rPr>
                      <m:sty m:val="p"/>
                    </m:rPr>
                    <w:rPr>
                      <w:rFonts w:ascii="Cambria Math" w:hAnsi="Cambria Math"/>
                    </w:rPr>
                    <m:t>w</m:t>
                  </m:r>
                </m:sub>
              </m:sSub>
              <m:r>
                <m:rPr>
                  <m:sty m:val="p"/>
                </m:rPr>
                <w:rPr>
                  <w:rFonts w:ascii="Cambria Math" w:hAnsi="Cambria Math"/>
                </w:rPr>
                <m:t>~</m:t>
              </m:r>
              <m:r>
                <w:rPr>
                  <w:rFonts w:ascii="Cambria Math" w:hAnsi="Cambria Math"/>
                </w:rPr>
                <m:t>N</m:t>
              </m:r>
              <m:r>
                <m:rPr>
                  <m:sty m:val="p"/>
                </m:rPr>
                <w:rPr>
                  <w:rFonts w:ascii="Cambria Math" w:hAnsi="Cambria Math"/>
                </w:rPr>
                <m:t>(0, 1</m:t>
              </m:r>
              <m:r>
                <m:rPr>
                  <m:lit/>
                  <m:sty m:val="p"/>
                </m:rPr>
                <w:rPr>
                  <w:rFonts w:ascii="Cambria Math" w:hAnsi="Cambria Math"/>
                </w:rPr>
                <m:t>/</m:t>
              </m:r>
              <m:r>
                <m:rPr>
                  <m:sty m:val="p"/>
                </m:rPr>
                <w:rPr>
                  <w:rFonts w:ascii="Cambria Math" w:hAnsi="Cambria Math"/>
                </w:rPr>
                <m:t>3)</m:t>
              </m:r>
            </m:oMath>
          </w:p>
          <w:p w14:paraId="762403A0" w14:textId="77777777" w:rsidR="000A7E31" w:rsidRDefault="00000000">
            <w:pPr>
              <w:jc w:val="center"/>
            </w:pPr>
            <m:oMath>
              <m:sSub>
                <m:sSubPr>
                  <m:ctrlPr>
                    <w:rPr>
                      <w:rFonts w:ascii="Cambria Math" w:hAnsi="Cambria Math"/>
                      <w:iCs/>
                    </w:rPr>
                  </m:ctrlPr>
                </m:sSubPr>
                <m:e>
                  <m:r>
                    <w:rPr>
                      <w:rFonts w:ascii="Cambria Math" w:hAnsi="Cambria Math"/>
                    </w:rPr>
                    <m:t>T</m:t>
                  </m:r>
                </m:e>
                <m:sub>
                  <m:r>
                    <m:rPr>
                      <m:sty m:val="p"/>
                    </m:rPr>
                    <w:rPr>
                      <w:rFonts w:ascii="Cambria Math" w:hAnsi="Cambria Math"/>
                    </w:rPr>
                    <m:t>e</m:t>
                  </m:r>
                </m:sub>
              </m:sSub>
              <m:r>
                <m:rPr>
                  <m:sty m:val="p"/>
                </m:rPr>
                <w:rPr>
                  <w:rFonts w:ascii="Cambria Math" w:hAnsi="Cambria Math"/>
                </w:rPr>
                <m:t>←</m:t>
              </m:r>
              <m:rad>
                <m:radPr>
                  <m:degHide m:val="1"/>
                  <m:ctrlPr>
                    <w:rPr>
                      <w:rFonts w:ascii="Cambria Math" w:hAnsi="Cambria Math"/>
                      <w:iCs/>
                    </w:rPr>
                  </m:ctrlPr>
                </m:radPr>
                <m:deg/>
                <m:e>
                  <m:r>
                    <m:rPr>
                      <m:sty m:val="p"/>
                    </m:rPr>
                    <w:rPr>
                      <w:rFonts w:ascii="Cambria Math" w:hAnsi="Cambria Math"/>
                    </w:rPr>
                    <m:t>1</m:t>
                  </m:r>
                  <m:r>
                    <m:rPr>
                      <m:lit/>
                      <m:sty m:val="p"/>
                    </m:rPr>
                    <w:rPr>
                      <w:rFonts w:ascii="Cambria Math" w:hAnsi="Cambria Math"/>
                    </w:rPr>
                    <m:t>/</m:t>
                  </m:r>
                  <m:r>
                    <m:rPr>
                      <m:sty m:val="p"/>
                    </m:rPr>
                    <w:rPr>
                      <w:rFonts w:ascii="Cambria Math" w:hAnsi="Cambria Math"/>
                    </w:rPr>
                    <m:t>6</m:t>
                  </m:r>
                </m:e>
              </m:rad>
              <m:d>
                <m:dPr>
                  <m:ctrlPr>
                    <w:rPr>
                      <w:rFonts w:ascii="Cambria Math" w:hAnsi="Cambria Math"/>
                      <w:iCs/>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Y</m:t>
                          </m:r>
                        </m:e>
                      </m:acc>
                    </m:e>
                    <m:sub>
                      <m:r>
                        <m:rPr>
                          <m:sty m:val="p"/>
                        </m:rPr>
                        <w:rPr>
                          <w:rFonts w:ascii="Cambria Math" w:hAnsi="Cambria Math"/>
                        </w:rPr>
                        <m:t>e</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Y</m:t>
                          </m:r>
                        </m:e>
                      </m:acc>
                    </m:e>
                    <m:sub>
                      <m:r>
                        <m:rPr>
                          <m:sty m:val="p"/>
                        </m:rPr>
                        <w:rPr>
                          <w:rFonts w:ascii="Cambria Math" w:hAnsi="Cambria Math"/>
                        </w:rPr>
                        <m:t>e</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Y</m:t>
                          </m:r>
                        </m:e>
                      </m:acc>
                    </m:e>
                    <m:sub>
                      <m:r>
                        <m:rPr>
                          <m:sty m:val="p"/>
                        </m:rPr>
                        <w:rPr>
                          <w:rFonts w:ascii="Cambria Math" w:hAnsi="Cambria Math"/>
                        </w:rPr>
                        <m:t>w</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Y</m:t>
                          </m:r>
                        </m:e>
                      </m:acc>
                    </m:e>
                    <m:sub>
                      <m:r>
                        <m:rPr>
                          <m:sty m:val="p"/>
                        </m:rPr>
                        <w:rPr>
                          <w:rFonts w:ascii="Cambria Math" w:hAnsi="Cambria Math"/>
                        </w:rPr>
                        <m:t>w</m:t>
                      </m:r>
                    </m:sub>
                    <m:sup>
                      <m:r>
                        <m:rPr>
                          <m:sty m:val="p"/>
                        </m:rPr>
                        <w:rPr>
                          <w:rFonts w:ascii="Cambria Math" w:hAnsi="Cambria Math"/>
                        </w:rPr>
                        <m:t>**</m:t>
                      </m:r>
                    </m:sup>
                  </m:sSubSup>
                </m:e>
              </m:d>
            </m:oMath>
            <w:r>
              <w:t>,</w:t>
            </w:r>
            <w:r>
              <w:rPr>
                <w:iCs/>
              </w:rPr>
              <w:t xml:space="preserve">     </w:t>
            </w:r>
            <m:oMath>
              <m:sSub>
                <m:sSubPr>
                  <m:ctrlPr>
                    <w:rPr>
                      <w:rFonts w:ascii="Cambria Math" w:hAnsi="Cambria Math"/>
                      <w:iCs/>
                    </w:rPr>
                  </m:ctrlPr>
                </m:sSubPr>
                <m:e>
                  <m:r>
                    <w:rPr>
                      <w:rFonts w:ascii="Cambria Math" w:hAnsi="Cambria Math"/>
                    </w:rPr>
                    <m:t>T</m:t>
                  </m:r>
                </m:e>
                <m:sub>
                  <m:r>
                    <m:rPr>
                      <m:sty m:val="p"/>
                    </m:rPr>
                    <w:rPr>
                      <w:rFonts w:ascii="Cambria Math" w:hAnsi="Cambria Math"/>
                    </w:rPr>
                    <m:t>w</m:t>
                  </m:r>
                </m:sub>
              </m:sSub>
              <m:r>
                <m:rPr>
                  <m:sty m:val="p"/>
                </m:rPr>
                <w:rPr>
                  <w:rFonts w:ascii="Cambria Math" w:hAnsi="Cambria Math"/>
                </w:rPr>
                <m:t>←</m:t>
              </m:r>
              <m:rad>
                <m:radPr>
                  <m:degHide m:val="1"/>
                  <m:ctrlPr>
                    <w:rPr>
                      <w:rFonts w:ascii="Cambria Math" w:hAnsi="Cambria Math"/>
                      <w:iCs/>
                    </w:rPr>
                  </m:ctrlPr>
                </m:radPr>
                <m:deg/>
                <m:e>
                  <m:r>
                    <m:rPr>
                      <m:sty m:val="p"/>
                    </m:rPr>
                    <w:rPr>
                      <w:rFonts w:ascii="Cambria Math" w:hAnsi="Cambria Math"/>
                    </w:rPr>
                    <m:t>1</m:t>
                  </m:r>
                  <m:r>
                    <m:rPr>
                      <m:lit/>
                      <m:sty m:val="p"/>
                    </m:rPr>
                    <w:rPr>
                      <w:rFonts w:ascii="Cambria Math" w:hAnsi="Cambria Math"/>
                    </w:rPr>
                    <m:t>/</m:t>
                  </m:r>
                  <m:r>
                    <m:rPr>
                      <m:sty m:val="p"/>
                    </m:rPr>
                    <w:rPr>
                      <w:rFonts w:ascii="Cambria Math" w:hAnsi="Cambria Math"/>
                    </w:rPr>
                    <m:t>3</m:t>
                  </m:r>
                </m:e>
              </m:rad>
              <m:d>
                <m:dPr>
                  <m:ctrlPr>
                    <w:rPr>
                      <w:rFonts w:ascii="Cambria Math" w:hAnsi="Cambria Math"/>
                      <w:iCs/>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Y</m:t>
                          </m:r>
                        </m:e>
                      </m:acc>
                    </m:e>
                    <m:sub>
                      <m:r>
                        <m:rPr>
                          <m:sty m:val="p"/>
                        </m:rPr>
                        <w:rPr>
                          <w:rFonts w:ascii="Cambria Math" w:hAnsi="Cambria Math"/>
                        </w:rPr>
                        <m:t>w</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Y</m:t>
                          </m:r>
                        </m:e>
                      </m:acc>
                    </m:e>
                    <m:sub>
                      <m:r>
                        <m:rPr>
                          <m:sty m:val="p"/>
                        </m:rPr>
                        <w:rPr>
                          <w:rFonts w:ascii="Cambria Math" w:hAnsi="Cambria Math"/>
                        </w:rPr>
                        <m:t>w</m:t>
                      </m:r>
                    </m:sub>
                    <m:sup>
                      <m:r>
                        <m:rPr>
                          <m:sty m:val="p"/>
                        </m:rPr>
                        <w:rPr>
                          <w:rFonts w:ascii="Cambria Math" w:hAnsi="Cambria Math"/>
                        </w:rPr>
                        <m:t>**</m:t>
                      </m:r>
                    </m:sup>
                  </m:sSubSup>
                </m:e>
              </m:d>
            </m:oMath>
          </w:p>
          <w:p w14:paraId="5EABF5AD" w14:textId="77777777" w:rsidR="000A7E31" w:rsidRDefault="00000000">
            <w:pPr>
              <w:jc w:val="center"/>
            </w:pPr>
            <m:oMath>
              <m:sSub>
                <m:sSubPr>
                  <m:ctrlPr>
                    <w:rPr>
                      <w:rFonts w:ascii="Cambria Math" w:hAnsi="Cambria Math"/>
                    </w:rPr>
                  </m:ctrlPr>
                </m:sSubPr>
                <m:e>
                  <m:r>
                    <w:rPr>
                      <w:rFonts w:ascii="Cambria Math" w:hAnsi="Cambria Math"/>
                    </w:rPr>
                    <m:t>Y</m:t>
                  </m:r>
                </m:e>
                <m:sub>
                  <m:r>
                    <m:rPr>
                      <m:sty m:val="p"/>
                    </m:rP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h</m:t>
                  </m:r>
                </m:sub>
              </m:sSub>
            </m:oMath>
            <w:r>
              <w:t xml:space="preserve">,    </w:t>
            </w:r>
            <m:oMath>
              <m:sSub>
                <m:sSubPr>
                  <m:ctrlPr>
                    <w:rPr>
                      <w:rFonts w:ascii="Cambria Math" w:hAnsi="Cambria Math"/>
                    </w:rPr>
                  </m:ctrlPr>
                </m:sSubPr>
                <m:e>
                  <m:r>
                    <w:rPr>
                      <w:rFonts w:ascii="Cambria Math" w:hAnsi="Cambria Math"/>
                    </w:rPr>
                    <m:t>Y</m:t>
                  </m:r>
                </m:e>
                <m:sub>
                  <m:r>
                    <m:rPr>
                      <m:sty m:val="p"/>
                    </m:rP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e</m:t>
                  </m:r>
                </m:sub>
              </m:sSub>
            </m:oMath>
            <w:r>
              <w:t xml:space="preserve">,    </w:t>
            </w:r>
            <m:oMath>
              <m:sSub>
                <m:sSubPr>
                  <m:ctrlPr>
                    <w:rPr>
                      <w:rFonts w:ascii="Cambria Math" w:hAnsi="Cambria Math"/>
                    </w:rPr>
                  </m:ctrlPr>
                </m:sSubPr>
                <m:e>
                  <m:r>
                    <w:rPr>
                      <w:rFonts w:ascii="Cambria Math" w:hAnsi="Cambria Math"/>
                    </w:rPr>
                    <m:t>Y</m:t>
                  </m:r>
                </m:e>
                <m:sub>
                  <m:r>
                    <m:rPr>
                      <m:sty m:val="p"/>
                    </m:rP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w</m:t>
                  </m:r>
                </m:sub>
              </m:sSub>
            </m:oMath>
            <w:r>
              <w:t xml:space="preserve">,    </w:t>
            </w:r>
          </w:p>
        </w:tc>
        <w:tc>
          <w:tcPr>
            <w:tcW w:w="500" w:type="pct"/>
            <w:vAlign w:val="center"/>
          </w:tcPr>
          <w:p w14:paraId="05FCE510" w14:textId="77777777" w:rsidR="000A7E31" w:rsidRDefault="00000000">
            <w:r>
              <w:t>(</w:t>
            </w:r>
            <w:r>
              <w:fldChar w:fldCharType="begin"/>
            </w:r>
            <w:r>
              <w:instrText xml:space="preserve"> SEQ Equation \* ARABIC </w:instrText>
            </w:r>
            <w:r>
              <w:fldChar w:fldCharType="separate"/>
            </w:r>
            <w:r>
              <w:t>3</w:t>
            </w:r>
            <w:r>
              <w:fldChar w:fldCharType="end"/>
            </w:r>
            <w:r>
              <w:t>)</w:t>
            </w:r>
          </w:p>
        </w:tc>
      </w:tr>
    </w:tbl>
    <w:p w14:paraId="70DC6B33" w14:textId="77777777" w:rsidR="000A7E31" w:rsidRDefault="00000000">
      <w:pPr>
        <w:rPr>
          <w:iCs/>
        </w:rPr>
      </w:pPr>
      <w:r>
        <w:t xml:space="preserve">where the heritabilities of height and education were set to </w:t>
      </w:r>
      <m:oMath>
        <m:sSubSup>
          <m:sSubSupPr>
            <m:ctrlPr>
              <w:rPr>
                <w:rFonts w:ascii="Cambria Math" w:eastAsiaTheme="minorEastAsia" w:hAnsi="Cambria Math"/>
                <w:i/>
                <w:iCs/>
                <w:lang w:val="en-US"/>
              </w:rPr>
            </m:ctrlPr>
          </m:sSubSupPr>
          <m:e>
            <m:r>
              <w:rPr>
                <w:rFonts w:ascii="Cambria Math" w:hAnsi="Cambria Math"/>
              </w:rPr>
              <m:t>h</m:t>
            </m:r>
          </m:e>
          <m:sub>
            <m:r>
              <m:rPr>
                <m:sty m:val="p"/>
              </m:rPr>
              <w:rPr>
                <w:rFonts w:ascii="Cambria Math" w:hAnsi="Cambria Math"/>
              </w:rPr>
              <m:t>h</m:t>
            </m:r>
          </m:sub>
          <m:sup>
            <m:r>
              <w:rPr>
                <w:rFonts w:ascii="Cambria Math" w:hAnsi="Cambria Math"/>
              </w:rPr>
              <m:t>2</m:t>
            </m:r>
          </m:sup>
        </m:sSubSup>
      </m:oMath>
      <w:r>
        <w:rPr>
          <w:iCs/>
        </w:rPr>
        <w:t xml:space="preserve">=0.6, </w:t>
      </w:r>
      <m:oMath>
        <m:sSubSup>
          <m:sSubSupPr>
            <m:ctrlPr>
              <w:rPr>
                <w:rFonts w:ascii="Cambria Math" w:eastAsiaTheme="minorEastAsia" w:hAnsi="Cambria Math"/>
                <w:i/>
                <w:iCs/>
                <w:lang w:val="en-US"/>
              </w:rPr>
            </m:ctrlPr>
          </m:sSubSupPr>
          <m:e>
            <m:r>
              <w:rPr>
                <w:rFonts w:ascii="Cambria Math" w:hAnsi="Cambria Math"/>
              </w:rPr>
              <m:t>h</m:t>
            </m:r>
          </m:e>
          <m:sub>
            <m:r>
              <m:rPr>
                <m:sty m:val="p"/>
              </m:rPr>
              <w:rPr>
                <w:rFonts w:ascii="Cambria Math" w:hAnsi="Cambria Math"/>
              </w:rPr>
              <m:t>e</m:t>
            </m:r>
          </m:sub>
          <m:sup>
            <m:r>
              <w:rPr>
                <w:rFonts w:ascii="Cambria Math" w:hAnsi="Cambria Math"/>
              </w:rPr>
              <m:t>2</m:t>
            </m:r>
          </m:sup>
        </m:sSubSup>
      </m:oMath>
      <w:r>
        <w:t>=0.01, and the remaining parameters were chosen such that, at generation zero, 0.67 (resp., 0.32) of the variance in education was attributable to vertically-transmitted education and wealth (resp. independent noise), and 0.67 (resp. 0.33) of the variance in wealth was attributable to transmitted wealth (resp. independent noise). Tildes denote standardized quantities. M</w:t>
      </w:r>
      <w:r>
        <w:rPr>
          <w:iCs/>
        </w:rPr>
        <w:t>ating was simulated using the quadratic integer programming approach described above to achieve the cross-mate cross-correlation structure</w:t>
      </w:r>
    </w:p>
    <w:p w14:paraId="53097185" w14:textId="77777777" w:rsidR="000A7E31" w:rsidRDefault="00000000">
      <w:pPr>
        <w:rPr>
          <w:lang w:val="en-US"/>
          <w14:ligatures w14:val="standardContextual"/>
        </w:rPr>
      </w:pPr>
      <m:oMathPara>
        <m:oMath>
          <m:m>
            <m:mPr>
              <m:plcHide m:val="1"/>
              <m:mcs>
                <m:mc>
                  <m:mcPr>
                    <m:count m:val="4"/>
                    <m:mcJc m:val="center"/>
                  </m:mcPr>
                </m:mc>
              </m:mcs>
              <m:ctrlPr>
                <w:rPr>
                  <w:rFonts w:ascii="Cambria Math" w:eastAsiaTheme="minorEastAsia" w:hAnsi="Cambria Math"/>
                  <w:lang w:val="en-US"/>
                  <w14:ligatures w14:val="standardContextual"/>
                </w:rPr>
              </m:ctrlPr>
            </m:mPr>
            <m:mr>
              <m:e/>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m:rPr>
                        <m:sty m:val="p"/>
                      </m:rPr>
                      <w:rPr>
                        <w:rFonts w:ascii="Cambria Math" w:hAnsi="Cambria Math"/>
                      </w:rPr>
                      <m:t>h</m:t>
                    </m:r>
                  </m:sub>
                </m:sSub>
              </m:e>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m:rPr>
                        <m:sty m:val="p"/>
                      </m:rPr>
                      <w:rPr>
                        <w:rFonts w:ascii="Cambria Math" w:hAnsi="Cambria Math"/>
                      </w:rPr>
                      <m:t>e</m:t>
                    </m:r>
                  </m:sub>
                </m:sSub>
              </m:e>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m:rPr>
                        <m:sty m:val="p"/>
                      </m:rPr>
                      <w:rPr>
                        <w:rFonts w:ascii="Cambria Math" w:hAnsi="Cambria Math"/>
                      </w:rPr>
                      <m:t>w</m:t>
                    </m:r>
                  </m:sub>
                </m:sSub>
              </m:e>
            </m:mr>
            <m:mr>
              <m:e>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Y</m:t>
                        </m:r>
                      </m:e>
                    </m:acc>
                  </m:e>
                  <m:sub>
                    <m:r>
                      <m:rPr>
                        <m:sty m:val="p"/>
                      </m:rPr>
                      <w:rPr>
                        <w:rFonts w:ascii="Cambria Math" w:hAnsi="Cambria Math"/>
                      </w:rPr>
                      <m:t>h</m:t>
                    </m:r>
                  </m:sub>
                </m:sSub>
              </m:e>
              <m:e>
                <m:r>
                  <m:rPr>
                    <m:sty m:val="p"/>
                  </m:rPr>
                  <w:rPr>
                    <w:rFonts w:ascii="Cambria Math" w:hAnsi="Cambria Math"/>
                  </w:rPr>
                  <m:t>0.23</m:t>
                </m:r>
              </m:e>
              <m:e/>
              <m:e/>
            </m:mr>
            <m:mr>
              <m:e>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Y</m:t>
                        </m:r>
                      </m:e>
                    </m:acc>
                  </m:e>
                  <m:sub>
                    <m:r>
                      <m:rPr>
                        <m:sty m:val="p"/>
                      </m:rPr>
                      <w:rPr>
                        <w:rFonts w:ascii="Cambria Math" w:hAnsi="Cambria Math"/>
                      </w:rPr>
                      <m:t>e</m:t>
                    </m:r>
                  </m:sub>
                </m:sSub>
              </m:e>
              <m:e>
                <m:r>
                  <m:rPr>
                    <m:sty m:val="p"/>
                  </m:rPr>
                  <w:rPr>
                    <w:rFonts w:ascii="Cambria Math" w:eastAsia="Cambria Math" w:hAnsi="Cambria Math" w:cs="Cambria Math"/>
                  </w:rPr>
                  <m:t>0.12</m:t>
                </m:r>
              </m:e>
              <m:e>
                <m:r>
                  <m:rPr>
                    <m:sty m:val="p"/>
                  </m:rPr>
                  <w:rPr>
                    <w:rFonts w:ascii="Cambria Math" w:eastAsia="Cambria Math" w:hAnsi="Cambria Math" w:cs="Cambria Math"/>
                  </w:rPr>
                  <m:t>0.46</m:t>
                </m:r>
              </m:e>
              <m:e/>
            </m:mr>
            <m:mr>
              <m:e>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Y</m:t>
                        </m:r>
                      </m:e>
                    </m:acc>
                  </m:e>
                  <m:sub>
                    <m:r>
                      <m:rPr>
                        <m:sty m:val="p"/>
                      </m:rPr>
                      <w:rPr>
                        <w:rFonts w:ascii="Cambria Math" w:hAnsi="Cambria Math"/>
                      </w:rPr>
                      <m:t>w</m:t>
                    </m:r>
                  </m:sub>
                </m:sSub>
              </m:e>
              <m:e>
                <m:r>
                  <m:rPr>
                    <m:sty m:val="p"/>
                  </m:rPr>
                  <w:rPr>
                    <w:rFonts w:ascii="Cambria Math" w:eastAsia="Cambria Math" w:hAnsi="Cambria Math" w:cs="Cambria Math"/>
                  </w:rPr>
                  <m:t>0.1</m:t>
                </m:r>
              </m:e>
              <m:e>
                <m:r>
                  <m:rPr>
                    <m:sty m:val="p"/>
                  </m:rPr>
                  <w:rPr>
                    <w:rFonts w:ascii="Cambria Math" w:eastAsia="Cambria Math" w:hAnsi="Cambria Math" w:cs="Cambria Math"/>
                  </w:rPr>
                  <m:t>0.2</m:t>
                </m:r>
              </m:e>
              <m:e>
                <m:r>
                  <m:rPr>
                    <m:sty m:val="p"/>
                  </m:rPr>
                  <w:rPr>
                    <w:rFonts w:ascii="Cambria Math" w:eastAsia="Cambria Math" w:hAnsi="Cambria Math" w:cs="Cambria Math"/>
                  </w:rPr>
                  <m:t>0.3</m:t>
                </m:r>
              </m:e>
            </m:mr>
          </m:m>
        </m:oMath>
      </m:oMathPara>
    </w:p>
    <w:p w14:paraId="2C54EE08" w14:textId="77777777" w:rsidR="000A7E31" w:rsidRDefault="00000000">
      <w:r>
        <w:t>where the correlations across height and education were based on our empirical estimates in the UKB. In the absence of empirical estimates for wealth (only household-level metrics are available in the UKB, which are identical across mates by construction), plausible values were substituted. We emphasize that this analysis is intended to characterize the behavior of statistical estimators under nontrivial models incorporating xAM and VT, not to provide an empirical analysis of the height, wealth, and EY. We further remark that even a simplistic approach such as the above will be less unrealistic than the additive genetic random mating models which dominate the statistical genetics literature.</w:t>
      </w:r>
    </w:p>
    <w:p w14:paraId="513C8644" w14:textId="77777777" w:rsidR="000A7E31" w:rsidRDefault="00000000">
      <w:pPr>
        <w:pStyle w:val="Heading2"/>
        <w:rPr>
          <w:rFonts w:eastAsia="Times New Roman"/>
          <w:lang w:val="en-US"/>
        </w:rPr>
      </w:pPr>
      <w:bookmarkStart w:id="75" w:name="model-definition"/>
      <w:r>
        <w:rPr>
          <w:rFonts w:eastAsia="Times New Roman"/>
          <w:lang w:val="en-US"/>
        </w:rPr>
        <w:lastRenderedPageBreak/>
        <w:t>Expected GWAS power and type-I error rates under multivariate xAM</w:t>
      </w:r>
    </w:p>
    <w:p w14:paraId="19F7C4FC" w14:textId="77777777" w:rsidR="000A7E31" w:rsidRDefault="00000000">
      <w:pPr>
        <w:pStyle w:val="Heading3"/>
      </w:pPr>
      <w:r>
        <w:rPr>
          <w:rFonts w:eastAsia="Times New Roman"/>
        </w:rPr>
        <w:t>Model definition</w:t>
      </w:r>
    </w:p>
    <w:p w14:paraId="514CA8B3" w14:textId="77777777" w:rsidR="000A7E31" w:rsidRDefault="00000000">
      <w:pPr>
        <w:pStyle w:val="FirstParagraph"/>
        <w:rPr>
          <w:rFonts w:ascii="Times New Roman" w:hAnsi="Times New Roman" w:cs="Times New Roman"/>
        </w:rPr>
      </w:pPr>
      <w:r>
        <w:rPr>
          <w:rFonts w:ascii="Times New Roman" w:eastAsia="Times New Roman" w:hAnsi="Times New Roman" w:cs="Times New Roman"/>
        </w:rPr>
        <w:t xml:space="preserve">For </w:t>
      </w:r>
      <m:oMath>
        <m:r>
          <w:rPr>
            <w:rFonts w:ascii="Cambria Math" w:eastAsia="Cambria Math" w:hAnsi="Cambria Math" w:cs="Cambria Math"/>
          </w:rPr>
          <m:t>N</m:t>
        </m:r>
      </m:oMath>
      <w:r>
        <w:rPr>
          <w:rFonts w:ascii="Times New Roman" w:eastAsia="Times New Roman" w:hAnsi="Times New Roman" w:cs="Times New Roman"/>
        </w:rPr>
        <w:t xml:space="preserve"> individual’s </w:t>
      </w:r>
      <m:oMath>
        <m:r>
          <w:rPr>
            <w:rFonts w:ascii="Cambria Math" w:eastAsia="Cambria Math" w:hAnsi="Cambria Math" w:cs="Cambria Math"/>
          </w:rPr>
          <m:t>K</m:t>
        </m:r>
      </m:oMath>
      <w:r>
        <w:rPr>
          <w:rFonts w:ascii="Times New Roman" w:eastAsia="Times New Roman" w:hAnsi="Times New Roman" w:cs="Times New Roman"/>
        </w:rPr>
        <w:t xml:space="preserve"> phenotypes </w:t>
      </w:r>
      <m:oMath>
        <m:r>
          <w:rPr>
            <w:rFonts w:ascii="Cambria Math" w:eastAsia="Cambria Math" w:hAnsi="Cambria Math" w:cs="Cambria Math"/>
          </w:rPr>
          <m:t>Y</m:t>
        </m:r>
        <m:r>
          <m:rPr>
            <m:sty m:val="p"/>
          </m:rPr>
          <w:rPr>
            <w:rFonts w:ascii="Cambria Math" w:eastAsia="Cambria Math" w:hAnsi="Cambria Math" w:cs="Cambria Math"/>
          </w:rPr>
          <m:t>∈</m:t>
        </m:r>
        <m:sSup>
          <m:sSupPr>
            <m:ctrlPr>
              <w:rPr>
                <w:rFonts w:ascii="Cambria Math" w:eastAsia="Cambria Math" w:hAnsi="Cambria Math" w:cs="Cambria Math"/>
              </w:rPr>
            </m:ctrlPr>
          </m:sSupPr>
          <m:e>
            <m:r>
              <m:rPr>
                <m:scr m:val="double-struck"/>
                <m:sty m:val="p"/>
              </m:rPr>
              <w:rPr>
                <w:rFonts w:ascii="Cambria Math" w:eastAsia="Cambria Math" w:hAnsi="Cambria Math" w:cs="Cambria Math"/>
              </w:rPr>
              <m:t>R</m:t>
            </m:r>
          </m:e>
          <m:sup>
            <m:r>
              <w:rPr>
                <w:rFonts w:ascii="Cambria Math" w:eastAsia="Cambria Math" w:hAnsi="Cambria Math" w:cs="Cambria Math"/>
              </w:rPr>
              <m:t>N</m:t>
            </m:r>
            <m:r>
              <m:rPr>
                <m:sty m:val="p"/>
              </m:rPr>
              <w:rPr>
                <w:rFonts w:ascii="Cambria Math" w:eastAsia="Cambria Math" w:hAnsi="Cambria Math" w:cs="Cambria Math"/>
              </w:rPr>
              <m:t>×</m:t>
            </m:r>
            <m:r>
              <w:rPr>
                <w:rFonts w:ascii="Cambria Math" w:eastAsia="Cambria Math" w:hAnsi="Cambria Math" w:cs="Cambria Math"/>
              </w:rPr>
              <m:t>K</m:t>
            </m:r>
          </m:sup>
        </m:sSup>
      </m:oMath>
      <w:r>
        <w:rPr>
          <w:rFonts w:ascii="Times New Roman" w:eastAsia="Times New Roman" w:hAnsi="Times New Roman" w:cs="Times New Roman"/>
        </w:rPr>
        <w:t xml:space="preserve">, define </w:t>
      </w:r>
      <m:oMath>
        <m:r>
          <w:rPr>
            <w:rFonts w:ascii="Cambria Math" w:eastAsia="Cambria Math" w:hAnsi="Cambria Math" w:cs="Cambria Math"/>
          </w:rPr>
          <m:t>B</m:t>
        </m:r>
        <m:r>
          <m:rPr>
            <m:sty m:val="p"/>
          </m:rPr>
          <w:rPr>
            <w:rFonts w:ascii="Cambria Math" w:eastAsia="Cambria Math" w:hAnsi="Cambria Math" w:cs="Cambria Math"/>
          </w:rPr>
          <m:t>∈</m:t>
        </m:r>
        <m:sSup>
          <m:sSupPr>
            <m:ctrlPr>
              <w:rPr>
                <w:rFonts w:ascii="Cambria Math" w:eastAsia="Cambria Math" w:hAnsi="Cambria Math" w:cs="Cambria Math"/>
              </w:rPr>
            </m:ctrlPr>
          </m:sSupPr>
          <m:e>
            <m:r>
              <m:rPr>
                <m:scr m:val="double-struck"/>
                <m:sty m:val="p"/>
              </m:rPr>
              <w:rPr>
                <w:rFonts w:ascii="Cambria Math" w:eastAsia="Cambria Math" w:hAnsi="Cambria Math" w:cs="Cambria Math"/>
              </w:rPr>
              <m:t>R</m:t>
            </m:r>
          </m:e>
          <m:sup>
            <m:r>
              <w:rPr>
                <w:rFonts w:ascii="Cambria Math" w:eastAsia="Cambria Math" w:hAnsi="Cambria Math" w:cs="Cambria Math"/>
              </w:rPr>
              <m:t>M</m:t>
            </m:r>
            <m:r>
              <m:rPr>
                <m:sty m:val="p"/>
              </m:rPr>
              <w:rPr>
                <w:rFonts w:ascii="Cambria Math" w:eastAsia="Cambria Math" w:hAnsi="Cambria Math" w:cs="Cambria Math"/>
              </w:rPr>
              <m:t>×</m:t>
            </m:r>
            <m:r>
              <w:rPr>
                <w:rFonts w:ascii="Cambria Math" w:eastAsia="Cambria Math" w:hAnsi="Cambria Math" w:cs="Cambria Math"/>
              </w:rPr>
              <m:t>K</m:t>
            </m:r>
          </m:sup>
        </m:sSup>
      </m:oMath>
      <w:r>
        <w:rPr>
          <w:rFonts w:ascii="Times New Roman" w:eastAsia="Times New Roman" w:hAnsi="Times New Roman" w:cs="Times New Roman"/>
        </w:rPr>
        <w:t xml:space="preserve"> be the matrix of per-standardized-allele effects of </w:t>
      </w:r>
      <m:oMath>
        <m:r>
          <w:rPr>
            <w:rFonts w:ascii="Cambria Math" w:eastAsia="Cambria Math" w:hAnsi="Cambria Math" w:cs="Cambria Math"/>
          </w:rPr>
          <m:t>M</m:t>
        </m:r>
      </m:oMath>
      <w:r>
        <w:rPr>
          <w:rFonts w:ascii="Times New Roman" w:eastAsia="Times New Roman" w:hAnsi="Times New Roman" w:cs="Times New Roman"/>
        </w:rPr>
        <w:t xml:space="preserve"> variants. Let </w:t>
      </w:r>
      <m:oMath>
        <m:r>
          <w:rPr>
            <w:rFonts w:ascii="Cambria Math" w:eastAsia="Cambria Math" w:hAnsi="Cambria Math" w:cs="Cambria Math"/>
          </w:rPr>
          <m:t>E</m:t>
        </m:r>
        <m:r>
          <m:rPr>
            <m:scr m:val="script"/>
            <m:sty m:val="p"/>
          </m:rPr>
          <w:rPr>
            <w:rFonts w:ascii="Cambria Math" w:eastAsia="Cambria Math" w:hAnsi="Cambria Math" w:cs="Cambria Math"/>
          </w:rPr>
          <m:t>∼MN</m:t>
        </m:r>
        <m:d>
          <m:dPr>
            <m:ctrlPr>
              <w:rPr>
                <w:rFonts w:ascii="Cambria Math" w:eastAsia="Cambria Math" w:hAnsi="Cambria Math" w:cs="Cambria Math"/>
              </w:rPr>
            </m:ctrlPr>
          </m:dPr>
          <m:e>
            <m:r>
              <w:rPr>
                <w:rFonts w:ascii="Cambria Math" w:eastAsia="Cambria Math" w:hAnsi="Cambria Math" w:cs="Cambria Math"/>
              </w:rPr>
              <m:t>0</m:t>
            </m:r>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N</m:t>
                </m:r>
              </m:sub>
            </m:sSub>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Σ</m:t>
                </m:r>
              </m:e>
              <m:sub>
                <m:r>
                  <w:rPr>
                    <w:rFonts w:ascii="Cambria Math" w:eastAsia="Cambria Math" w:hAnsi="Cambria Math" w:cs="Cambria Math"/>
                  </w:rPr>
                  <m:t>E</m:t>
                </m:r>
              </m:sub>
            </m:sSub>
          </m:e>
        </m:d>
      </m:oMath>
      <w:r>
        <w:rPr>
          <w:rFonts w:ascii="Times New Roman" w:eastAsia="Times New Roman" w:hAnsi="Times New Roman" w:cs="Times New Roman"/>
        </w:rPr>
        <w:t xml:space="preserve"> be environmental noise for the </w:t>
      </w:r>
      <m:oMath>
        <m:r>
          <w:rPr>
            <w:rFonts w:ascii="Cambria Math" w:eastAsia="Cambria Math" w:hAnsi="Cambria Math" w:cs="Cambria Math"/>
          </w:rPr>
          <m:t>K</m:t>
        </m:r>
      </m:oMath>
      <w:r>
        <w:rPr>
          <w:rFonts w:ascii="Times New Roman" w:eastAsia="Times New Roman" w:hAnsi="Times New Roman" w:cs="Times New Roman"/>
        </w:rPr>
        <w:t xml:space="preserve"> phenotypes such that</w:t>
      </w:r>
    </w:p>
    <w:p w14:paraId="04F0BADD" w14:textId="77777777" w:rsidR="000A7E31" w:rsidRDefault="00000000">
      <w:pPr>
        <w:pStyle w:val="BodyText"/>
        <w:rPr>
          <w:rFonts w:ascii="Times New Roman" w:hAnsi="Times New Roman" w:cs="Times New Roman"/>
        </w:rPr>
      </w:pPr>
      <m:oMathPara>
        <m:oMath>
          <m:r>
            <w:rPr>
              <w:rFonts w:ascii="Cambria Math" w:eastAsia="Cambria Math" w:hAnsi="Cambria Math" w:cs="Cambria Math"/>
            </w:rPr>
            <m:t>Y</m:t>
          </m:r>
          <m:r>
            <m:rPr>
              <m:sty m:val="p"/>
            </m:rPr>
            <w:rPr>
              <w:rFonts w:ascii="Cambria Math" w:eastAsia="Cambria Math" w:hAnsi="Cambria Math" w:cs="Cambria Math"/>
            </w:rPr>
            <m:t>=</m:t>
          </m:r>
          <m:r>
            <w:rPr>
              <w:rFonts w:ascii="Cambria Math" w:eastAsia="Cambria Math" w:hAnsi="Cambria Math" w:cs="Cambria Math"/>
            </w:rPr>
            <m:t>XB</m:t>
          </m:r>
          <m:r>
            <m:rPr>
              <m:sty m:val="p"/>
            </m:rPr>
            <w:rPr>
              <w:rFonts w:ascii="Cambria Math" w:eastAsia="Cambria Math" w:hAnsi="Cambria Math" w:cs="Cambria Math"/>
            </w:rPr>
            <m:t>+</m:t>
          </m:r>
          <m:r>
            <w:rPr>
              <w:rFonts w:ascii="Cambria Math" w:eastAsia="Cambria Math" w:hAnsi="Cambria Math" w:cs="Cambria Math"/>
            </w:rPr>
            <m:t>E</m:t>
          </m:r>
          <m:r>
            <m:rPr>
              <m:sty m:val="p"/>
            </m:rPr>
            <w:rPr>
              <w:rFonts w:ascii="Cambria Math" w:eastAsia="Cambria Math" w:hAnsi="Cambria Math" w:cs="Cambria Math"/>
            </w:rPr>
            <m:t>.</m:t>
          </m:r>
        </m:oMath>
      </m:oMathPara>
    </w:p>
    <w:p w14:paraId="223D6FFA" w14:textId="77777777" w:rsidR="000A7E31" w:rsidRDefault="00000000">
      <w:pPr>
        <w:pStyle w:val="FirstParagraph"/>
        <w:rPr>
          <w:rFonts w:ascii="Times New Roman" w:hAnsi="Times New Roman" w:cs="Times New Roman"/>
        </w:rPr>
      </w:pPr>
      <w:r>
        <w:rPr>
          <w:rFonts w:ascii="Times New Roman" w:eastAsia="Times New Roman" w:hAnsi="Times New Roman" w:cs="Times New Roman"/>
        </w:rPr>
        <w:t xml:space="preserve">Define the random-mating genetic covariance </w:t>
      </w:r>
      <m:oMath>
        <m:sSub>
          <m:sSubPr>
            <m:ctrlPr>
              <w:rPr>
                <w:rFonts w:ascii="Cambria Math" w:eastAsia="Cambria Math" w:hAnsi="Cambria Math" w:cs="Cambria Math"/>
              </w:rPr>
            </m:ctrlPr>
          </m:sSubPr>
          <m:e>
            <m:r>
              <w:rPr>
                <w:rFonts w:ascii="Cambria Math" w:eastAsia="Cambria Math" w:hAnsi="Cambria Math" w:cs="Cambria Math"/>
              </w:rPr>
              <m:t>Σ</m:t>
            </m:r>
          </m:e>
          <m:sub>
            <m:r>
              <w:rPr>
                <w:rFonts w:ascii="Cambria Math" w:eastAsia="Cambria Math" w:hAnsi="Cambria Math" w:cs="Cambria Math"/>
              </w:rPr>
              <m:t>g</m:t>
            </m:r>
            <m:r>
              <m:rPr>
                <m:sty m:val="p"/>
              </m:rPr>
              <w:rPr>
                <w:rFonts w:ascii="Cambria Math" w:eastAsia="Cambria Math" w:hAnsi="Cambria Math" w:cs="Cambria Math"/>
              </w:rPr>
              <m:t>,</m:t>
            </m:r>
            <m:r>
              <w:rPr>
                <w:rFonts w:ascii="Cambria Math" w:eastAsia="Cambria Math" w:hAnsi="Cambria Math" w:cs="Cambria Math"/>
              </w:rPr>
              <m:t>0</m:t>
            </m:r>
          </m:sub>
        </m:sSub>
        <m:r>
          <m:rPr>
            <m:sty m:val="p"/>
          </m:rP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B</m:t>
            </m:r>
          </m:e>
          <m:sup>
            <m:r>
              <w:rPr>
                <w:rFonts w:ascii="Cambria Math" w:eastAsia="Cambria Math" w:hAnsi="Cambria Math" w:cs="Cambria Math"/>
              </w:rPr>
              <m:t>T</m:t>
            </m:r>
          </m:sup>
        </m:sSup>
        <m:r>
          <w:rPr>
            <w:rFonts w:ascii="Cambria Math" w:eastAsia="Cambria Math" w:hAnsi="Cambria Math" w:cs="Cambria Math"/>
          </w:rPr>
          <m:t>B</m:t>
        </m:r>
      </m:oMath>
      <w:r>
        <w:rPr>
          <w:rFonts w:ascii="Times New Roman" w:eastAsia="Times New Roman" w:hAnsi="Times New Roman" w:cs="Times New Roman"/>
        </w:rPr>
        <w:t>. We use a diagonal plus low rank approximation of standardized marker covariance matrix under xAM such that</w:t>
      </w:r>
    </w:p>
    <w:p w14:paraId="29FD8C6F" w14:textId="77777777" w:rsidR="000A7E31" w:rsidRDefault="00000000">
      <w:pPr>
        <w:pStyle w:val="BodyText"/>
        <w:rPr>
          <w:rFonts w:ascii="Times New Roman" w:hAnsi="Times New Roman" w:cs="Times New Roman"/>
        </w:rPr>
      </w:pPr>
      <m:oMathPara>
        <m:oMath>
          <m:r>
            <w:rPr>
              <w:rFonts w:ascii="Cambria Math" w:eastAsia="Cambria Math" w:hAnsi="Cambria Math" w:cs="Cambria Math"/>
            </w:rPr>
            <m:t>X</m:t>
          </m:r>
          <m:r>
            <m:rPr>
              <m:scr m:val="script"/>
              <m:sty m:val="p"/>
            </m:rPr>
            <w:rPr>
              <w:rFonts w:ascii="Cambria Math" w:eastAsia="Cambria Math" w:hAnsi="Cambria Math" w:cs="Cambria Math"/>
            </w:rPr>
            <m:t>∼D</m:t>
          </m:r>
          <m:d>
            <m:dPr>
              <m:ctrlPr>
                <w:rPr>
                  <w:rFonts w:ascii="Cambria Math" w:eastAsia="Cambria Math" w:hAnsi="Cambria Math" w:cs="Cambria Math"/>
                </w:rPr>
              </m:ctrlPr>
            </m:dPr>
            <m:e>
              <m:r>
                <w:rPr>
                  <w:rFonts w:ascii="Cambria Math" w:eastAsia="Cambria Math" w:hAnsi="Cambria Math" w:cs="Cambria Math"/>
                </w:rPr>
                <m:t>0</m:t>
              </m:r>
              <m:r>
                <m:rPr>
                  <m:sty m:val="p"/>
                </m:rPr>
                <w:rPr>
                  <w:rFonts w:ascii="Cambria Math" w:eastAsia="Cambria Math" w:hAnsi="Cambria Math" w:cs="Cambria Math"/>
                </w:rPr>
                <m:t>,</m:t>
              </m:r>
              <m:r>
                <w:rPr>
                  <w:rFonts w:ascii="Cambria Math" w:eastAsia="Cambria Math" w:hAnsi="Cambria Math" w:cs="Cambria Math"/>
                </w:rPr>
                <m:t>I</m:t>
              </m:r>
              <m:r>
                <m:rPr>
                  <m:sty m:val="p"/>
                </m:rPr>
                <w:rPr>
                  <w:rFonts w:ascii="Cambria Math" w:eastAsia="Cambria Math" w:hAnsi="Cambria Math" w:cs="Cambria Math"/>
                </w:rPr>
                <m:t>+</m:t>
              </m:r>
              <m:r>
                <w:rPr>
                  <w:rFonts w:ascii="Cambria Math" w:eastAsia="Cambria Math" w:hAnsi="Cambria Math" w:cs="Cambria Math"/>
                </w:rPr>
                <m:t>BA</m:t>
              </m:r>
              <m:sSup>
                <m:sSupPr>
                  <m:ctrlPr>
                    <w:rPr>
                      <w:rFonts w:ascii="Cambria Math" w:eastAsia="Cambria Math" w:hAnsi="Cambria Math" w:cs="Cambria Math"/>
                    </w:rPr>
                  </m:ctrlPr>
                </m:sSupPr>
                <m:e>
                  <m:r>
                    <w:rPr>
                      <w:rFonts w:ascii="Cambria Math" w:eastAsia="Cambria Math" w:hAnsi="Cambria Math" w:cs="Cambria Math"/>
                    </w:rPr>
                    <m:t>B</m:t>
                  </m:r>
                </m:e>
                <m:sup>
                  <m:r>
                    <w:rPr>
                      <w:rFonts w:ascii="Cambria Math" w:eastAsia="Cambria Math" w:hAnsi="Cambria Math" w:cs="Cambria Math"/>
                    </w:rPr>
                    <m:t>T</m:t>
                  </m:r>
                </m:sup>
              </m:sSup>
            </m:e>
          </m:d>
        </m:oMath>
      </m:oMathPara>
    </w:p>
    <w:p w14:paraId="7F014427" w14:textId="77777777" w:rsidR="000A7E31" w:rsidRDefault="00000000">
      <w:pPr>
        <w:pStyle w:val="FirstParagraph"/>
        <w:rPr>
          <w:rFonts w:ascii="Times New Roman" w:hAnsi="Times New Roman" w:cs="Times New Roman"/>
        </w:rPr>
      </w:pPr>
      <w:r>
        <w:rPr>
          <w:rFonts w:ascii="Times New Roman" w:eastAsia="Times New Roman" w:hAnsi="Times New Roman" w:cs="Times New Roman"/>
        </w:rPr>
        <w:t xml:space="preserve">where </w:t>
      </w:r>
      <m:oMath>
        <m:r>
          <w:rPr>
            <w:rFonts w:ascii="Cambria Math" w:eastAsia="Cambria Math" w:hAnsi="Cambria Math" w:cs="Cambria Math"/>
          </w:rPr>
          <m:t>A</m:t>
        </m:r>
        <m:r>
          <m:rPr>
            <m:sty m:val="p"/>
          </m:rPr>
          <w:rPr>
            <w:rFonts w:ascii="Cambria Math" w:eastAsia="Cambria Math" w:hAnsi="Cambria Math" w:cs="Cambria Math"/>
          </w:rPr>
          <m:t>∈</m:t>
        </m:r>
        <m:sSup>
          <m:sSupPr>
            <m:ctrlPr>
              <w:rPr>
                <w:rFonts w:ascii="Cambria Math" w:eastAsia="Cambria Math" w:hAnsi="Cambria Math" w:cs="Cambria Math"/>
              </w:rPr>
            </m:ctrlPr>
          </m:sSupPr>
          <m:e>
            <m:r>
              <m:rPr>
                <m:scr m:val="double-struck"/>
                <m:sty m:val="p"/>
              </m:rPr>
              <w:rPr>
                <w:rFonts w:ascii="Cambria Math" w:eastAsia="Cambria Math" w:hAnsi="Cambria Math" w:cs="Cambria Math"/>
              </w:rPr>
              <m:t>R</m:t>
            </m:r>
          </m:e>
          <m:sup>
            <m:r>
              <w:rPr>
                <w:rFonts w:ascii="Cambria Math" w:eastAsia="Cambria Math" w:hAnsi="Cambria Math" w:cs="Cambria Math"/>
              </w:rPr>
              <m:t>K</m:t>
            </m:r>
            <m:r>
              <m:rPr>
                <m:sty m:val="p"/>
              </m:rPr>
              <w:rPr>
                <w:rFonts w:ascii="Cambria Math" w:eastAsia="Cambria Math" w:hAnsi="Cambria Math" w:cs="Cambria Math"/>
              </w:rPr>
              <m:t>×</m:t>
            </m:r>
            <m:r>
              <w:rPr>
                <w:rFonts w:ascii="Cambria Math" w:eastAsia="Cambria Math" w:hAnsi="Cambria Math" w:cs="Cambria Math"/>
              </w:rPr>
              <m:t>K</m:t>
            </m:r>
          </m:sup>
        </m:sSup>
      </m:oMath>
      <w:r>
        <w:rPr>
          <w:rFonts w:ascii="Times New Roman" w:eastAsia="Times New Roman" w:hAnsi="Times New Roman" w:cs="Times New Roman"/>
        </w:rPr>
        <w:t xml:space="preserve"> is a symmetric parameter matrix identified with excess genetic covariance induced by xAM:</w:t>
      </w:r>
    </w:p>
    <w:p w14:paraId="6EA09775" w14:textId="77777777" w:rsidR="000A7E31" w:rsidRDefault="00000000">
      <w:pPr>
        <w:pStyle w:val="BodyText"/>
        <w:rPr>
          <w:rFonts w:ascii="Times New Roman" w:hAnsi="Times New Roman" w:cs="Times New Roman"/>
        </w:rPr>
      </w:pPr>
      <m:oMathPara>
        <m:oMath>
          <m:m>
            <m:mPr>
              <m:plcHide m:val="1"/>
              <m:mcs>
                <m:mc>
                  <m:mcPr>
                    <m:count m:val="1"/>
                    <m:mcJc m:val="center"/>
                  </m:mcPr>
                </m:mc>
              </m:mcs>
              <m:ctrlPr>
                <w:rPr>
                  <w:rFonts w:ascii="Cambria Math" w:eastAsia="Cambria Math" w:hAnsi="Cambria Math" w:cs="Cambria Math"/>
                </w:rPr>
              </m:ctrlPr>
            </m:mPr>
            <m:mr>
              <m:e>
                <m:sSub>
                  <m:sSubPr>
                    <m:ctrlPr>
                      <w:rPr>
                        <w:rFonts w:ascii="Cambria Math" w:eastAsia="Cambria Math" w:hAnsi="Cambria Math" w:cs="Cambria Math"/>
                      </w:rPr>
                    </m:ctrlPr>
                  </m:sSubPr>
                  <m:e>
                    <m:r>
                      <w:rPr>
                        <w:rFonts w:ascii="Cambria Math" w:eastAsia="Cambria Math" w:hAnsi="Cambria Math" w:cs="Cambria Math"/>
                      </w:rPr>
                      <m:t>Σ</m:t>
                    </m:r>
                  </m:e>
                  <m:sub>
                    <m:r>
                      <w:rPr>
                        <w:rFonts w:ascii="Cambria Math" w:eastAsia="Cambria Math" w:hAnsi="Cambria Math" w:cs="Cambria Math"/>
                      </w:rPr>
                      <m:t>AM</m:t>
                    </m:r>
                  </m:sub>
                </m:sSub>
                <m:box>
                  <m:boxPr>
                    <m:opEmu m:val="1"/>
                    <m:noBreak m:val="0"/>
                    <m:ctrlPr>
                      <w:rPr>
                        <w:rFonts w:ascii="Cambria Math" w:eastAsia="Cambria Math" w:hAnsi="Cambria Math" w:cs="Cambria Math"/>
                      </w:rPr>
                    </m:ctrlPr>
                  </m:boxPr>
                  <m:e>
                    <m:r>
                      <m:rPr>
                        <m:sty m:val="p"/>
                      </m:rPr>
                      <w:rPr>
                        <w:rFonts w:ascii="Cambria Math" w:eastAsia="Cambria Math" w:hAnsi="Cambria Math" w:cs="Cambria Math"/>
                      </w:rPr>
                      <m:t>:=</m:t>
                    </m:r>
                  </m:e>
                </m:box>
                <m:sSub>
                  <m:sSubPr>
                    <m:ctrlPr>
                      <w:rPr>
                        <w:rFonts w:ascii="Cambria Math" w:eastAsia="Cambria Math" w:hAnsi="Cambria Math" w:cs="Cambria Math"/>
                      </w:rPr>
                    </m:ctrlPr>
                  </m:sSubPr>
                  <m:e>
                    <m:r>
                      <w:rPr>
                        <w:rFonts w:ascii="Cambria Math" w:eastAsia="Cambria Math" w:hAnsi="Cambria Math" w:cs="Cambria Math"/>
                      </w:rPr>
                      <m:t>Σ</m:t>
                    </m:r>
                  </m:e>
                  <m:sub>
                    <m:r>
                      <w:rPr>
                        <w:rFonts w:ascii="Cambria Math" w:eastAsia="Cambria Math" w:hAnsi="Cambria Math" w:cs="Cambria Math"/>
                      </w:rPr>
                      <m:t>g</m:t>
                    </m:r>
                    <m:r>
                      <m:rPr>
                        <m:sty m:val="p"/>
                      </m:rPr>
                      <w:rPr>
                        <w:rFonts w:ascii="Cambria Math" w:eastAsia="Cambria Math" w:hAnsi="Cambria Math" w:cs="Cambria Math"/>
                      </w:rPr>
                      <m:t>,</m:t>
                    </m:r>
                    <m:r>
                      <w:rPr>
                        <w:rFonts w:ascii="Cambria Math" w:eastAsia="Cambria Math" w:hAnsi="Cambria Math" w:cs="Cambria Math"/>
                      </w:rPr>
                      <m:t>t</m:t>
                    </m:r>
                  </m:sub>
                </m:sSub>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Σ</m:t>
                    </m:r>
                  </m:e>
                  <m:sub>
                    <m:r>
                      <w:rPr>
                        <w:rFonts w:ascii="Cambria Math" w:eastAsia="Cambria Math" w:hAnsi="Cambria Math" w:cs="Cambria Math"/>
                      </w:rPr>
                      <m:t>g</m:t>
                    </m:r>
                    <m:r>
                      <m:rPr>
                        <m:sty m:val="p"/>
                      </m:rPr>
                      <w:rPr>
                        <w:rFonts w:ascii="Cambria Math" w:eastAsia="Cambria Math" w:hAnsi="Cambria Math" w:cs="Cambria Math"/>
                      </w:rPr>
                      <m:t>,</m:t>
                    </m:r>
                    <m:r>
                      <w:rPr>
                        <w:rFonts w:ascii="Cambria Math" w:eastAsia="Cambria Math" w:hAnsi="Cambria Math" w:cs="Cambria Math"/>
                      </w:rPr>
                      <m:t>0</m:t>
                    </m:r>
                  </m:sub>
                </m:sSub>
              </m:e>
            </m:mr>
            <m:mr>
              <m:e>
                <m:r>
                  <m:rPr>
                    <m:sty m:val="p"/>
                  </m:rPr>
                  <w:rPr>
                    <w:rFonts w:ascii="Cambria Math" w:eastAsia="Cambria Math" w:hAnsi="Cambria Math" w:cs="Cambria Math"/>
                  </w:rPr>
                  <m:t>⟹</m:t>
                </m:r>
                <m:r>
                  <w:rPr>
                    <w:rFonts w:ascii="Cambria Math" w:eastAsia="Cambria Math" w:hAnsi="Cambria Math" w:cs="Cambria Math"/>
                  </w:rPr>
                  <m:t>A</m:t>
                </m:r>
                <m:r>
                  <m:rPr>
                    <m:sty m:val="p"/>
                  </m:rP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Σ</m:t>
                    </m:r>
                  </m:e>
                  <m:sub>
                    <m:r>
                      <w:rPr>
                        <w:rFonts w:ascii="Cambria Math" w:eastAsia="Cambria Math" w:hAnsi="Cambria Math" w:cs="Cambria Math"/>
                      </w:rPr>
                      <m:t>g</m:t>
                    </m:r>
                    <m:r>
                      <m:rPr>
                        <m:sty m:val="p"/>
                      </m:rPr>
                      <w:rPr>
                        <w:rFonts w:ascii="Cambria Math" w:eastAsia="Cambria Math" w:hAnsi="Cambria Math" w:cs="Cambria Math"/>
                      </w:rPr>
                      <m:t>,</m:t>
                    </m:r>
                    <m:r>
                      <w:rPr>
                        <w:rFonts w:ascii="Cambria Math" w:eastAsia="Cambria Math" w:hAnsi="Cambria Math" w:cs="Cambria Math"/>
                      </w:rPr>
                      <m:t>0</m:t>
                    </m:r>
                  </m:sub>
                  <m:sup>
                    <m:r>
                      <m:rPr>
                        <m:sty m:val="p"/>
                      </m:rPr>
                      <w:rPr>
                        <w:rFonts w:ascii="Cambria Math" w:eastAsia="Cambria Math" w:hAnsi="Cambria Math" w:cs="Cambria Math"/>
                      </w:rPr>
                      <m:t>-</m:t>
                    </m:r>
                    <m:r>
                      <w:rPr>
                        <w:rFonts w:ascii="Cambria Math" w:eastAsia="Cambria Math" w:hAnsi="Cambria Math" w:cs="Cambria Math"/>
                      </w:rPr>
                      <m:t>1</m:t>
                    </m:r>
                  </m:sup>
                </m:sSubSup>
                <m:sSub>
                  <m:sSubPr>
                    <m:ctrlPr>
                      <w:rPr>
                        <w:rFonts w:ascii="Cambria Math" w:eastAsia="Cambria Math" w:hAnsi="Cambria Math" w:cs="Cambria Math"/>
                      </w:rPr>
                    </m:ctrlPr>
                  </m:sSubPr>
                  <m:e>
                    <m:r>
                      <w:rPr>
                        <w:rFonts w:ascii="Cambria Math" w:eastAsia="Cambria Math" w:hAnsi="Cambria Math" w:cs="Cambria Math"/>
                      </w:rPr>
                      <m:t>Σ</m:t>
                    </m:r>
                  </m:e>
                  <m:sub>
                    <m:r>
                      <w:rPr>
                        <w:rFonts w:ascii="Cambria Math" w:eastAsia="Cambria Math" w:hAnsi="Cambria Math" w:cs="Cambria Math"/>
                      </w:rPr>
                      <m:t>AM</m:t>
                    </m:r>
                  </m:sub>
                </m:sSub>
                <m:sSubSup>
                  <m:sSubSupPr>
                    <m:ctrlPr>
                      <w:rPr>
                        <w:rFonts w:ascii="Cambria Math" w:eastAsia="Cambria Math" w:hAnsi="Cambria Math" w:cs="Cambria Math"/>
                      </w:rPr>
                    </m:ctrlPr>
                  </m:sSubSupPr>
                  <m:e>
                    <m:r>
                      <w:rPr>
                        <w:rFonts w:ascii="Cambria Math" w:eastAsia="Cambria Math" w:hAnsi="Cambria Math" w:cs="Cambria Math"/>
                      </w:rPr>
                      <m:t>Σ</m:t>
                    </m:r>
                  </m:e>
                  <m:sub>
                    <m:r>
                      <w:rPr>
                        <w:rFonts w:ascii="Cambria Math" w:eastAsia="Cambria Math" w:hAnsi="Cambria Math" w:cs="Cambria Math"/>
                      </w:rPr>
                      <m:t>g</m:t>
                    </m:r>
                    <m:r>
                      <m:rPr>
                        <m:sty m:val="p"/>
                      </m:rPr>
                      <w:rPr>
                        <w:rFonts w:ascii="Cambria Math" w:eastAsia="Cambria Math" w:hAnsi="Cambria Math" w:cs="Cambria Math"/>
                      </w:rPr>
                      <m:t>,</m:t>
                    </m:r>
                    <m:r>
                      <w:rPr>
                        <w:rFonts w:ascii="Cambria Math" w:eastAsia="Cambria Math" w:hAnsi="Cambria Math" w:cs="Cambria Math"/>
                      </w:rPr>
                      <m:t>0</m:t>
                    </m:r>
                  </m:sub>
                  <m:sup>
                    <m:r>
                      <m:rPr>
                        <m:sty m:val="p"/>
                      </m:rPr>
                      <w:rPr>
                        <w:rFonts w:ascii="Cambria Math" w:eastAsia="Cambria Math" w:hAnsi="Cambria Math" w:cs="Cambria Math"/>
                      </w:rPr>
                      <m:t>-</m:t>
                    </m:r>
                    <m:r>
                      <w:rPr>
                        <w:rFonts w:ascii="Cambria Math" w:eastAsia="Cambria Math" w:hAnsi="Cambria Math" w:cs="Cambria Math"/>
                      </w:rPr>
                      <m:t>1</m:t>
                    </m:r>
                  </m:sup>
                </m:sSubSup>
                <m:r>
                  <m:rPr>
                    <m:sty m:val="p"/>
                  </m:rPr>
                  <w:rPr>
                    <w:rFonts w:ascii="Cambria Math" w:eastAsia="Cambria Math" w:hAnsi="Cambria Math" w:cs="Cambria Math"/>
                  </w:rPr>
                  <m:t>.</m:t>
                </m:r>
              </m:e>
            </m:mr>
          </m:m>
        </m:oMath>
      </m:oMathPara>
    </w:p>
    <w:p w14:paraId="21DF571F" w14:textId="77777777" w:rsidR="000A7E31" w:rsidRDefault="00000000">
      <w:pPr>
        <w:pStyle w:val="FirstParagraph"/>
        <w:rPr>
          <w:rFonts w:ascii="Times New Roman" w:hAnsi="Times New Roman" w:cs="Times New Roman"/>
        </w:rPr>
      </w:pPr>
      <w:r>
        <w:rPr>
          <w:rFonts w:ascii="Times New Roman" w:eastAsia="Times New Roman" w:hAnsi="Times New Roman" w:cs="Times New Roman"/>
        </w:rPr>
        <w:t>The current generation genetic and total variance components are then</w:t>
      </w:r>
    </w:p>
    <w:p w14:paraId="101DFE3B" w14:textId="77777777" w:rsidR="000A7E31" w:rsidRDefault="00000000">
      <w:pPr>
        <w:pStyle w:val="BodyText"/>
        <w:rPr>
          <w:rFonts w:ascii="Times New Roman" w:hAnsi="Times New Roman" w:cs="Times New Roman"/>
        </w:rPr>
      </w:pPr>
      <m:oMathPara>
        <m:oMath>
          <m:sSub>
            <m:sSubPr>
              <m:ctrlPr>
                <w:rPr>
                  <w:rFonts w:ascii="Cambria Math" w:eastAsia="Cambria Math" w:hAnsi="Cambria Math" w:cs="Cambria Math"/>
                </w:rPr>
              </m:ctrlPr>
            </m:sSubPr>
            <m:e>
              <m:r>
                <w:rPr>
                  <w:rFonts w:ascii="Cambria Math" w:eastAsia="Cambria Math" w:hAnsi="Cambria Math" w:cs="Cambria Math"/>
                </w:rPr>
                <m:t>Σ</m:t>
              </m:r>
            </m:e>
            <m:sub>
              <m:r>
                <w:rPr>
                  <w:rFonts w:ascii="Cambria Math" w:eastAsia="Cambria Math" w:hAnsi="Cambria Math" w:cs="Cambria Math"/>
                </w:rPr>
                <m:t>g</m:t>
              </m:r>
              <m:r>
                <m:rPr>
                  <m:sty m:val="p"/>
                </m:rPr>
                <w:rPr>
                  <w:rFonts w:ascii="Cambria Math" w:eastAsia="Cambria Math" w:hAnsi="Cambria Math" w:cs="Cambria Math"/>
                </w:rPr>
                <m:t>,</m:t>
              </m:r>
              <m:r>
                <w:rPr>
                  <w:rFonts w:ascii="Cambria Math" w:eastAsia="Cambria Math" w:hAnsi="Cambria Math" w:cs="Cambria Math"/>
                </w:rPr>
                <m:t>t</m:t>
              </m:r>
            </m:sub>
          </m:sSub>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Σ</m:t>
              </m:r>
            </m:e>
            <m:sub>
              <m:r>
                <w:rPr>
                  <w:rFonts w:ascii="Cambria Math" w:eastAsia="Cambria Math" w:hAnsi="Cambria Math" w:cs="Cambria Math"/>
                </w:rPr>
                <m:t>g</m:t>
              </m:r>
              <m:r>
                <m:rPr>
                  <m:sty m:val="p"/>
                </m:rPr>
                <w:rPr>
                  <w:rFonts w:ascii="Cambria Math" w:eastAsia="Cambria Math" w:hAnsi="Cambria Math" w:cs="Cambria Math"/>
                </w:rPr>
                <m:t>,</m:t>
              </m:r>
              <m:r>
                <w:rPr>
                  <w:rFonts w:ascii="Cambria Math" w:eastAsia="Cambria Math" w:hAnsi="Cambria Math" w:cs="Cambria Math"/>
                </w:rPr>
                <m:t>0</m:t>
              </m:r>
            </m:sub>
          </m:sSub>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Σ</m:t>
              </m:r>
            </m:e>
            <m:sub>
              <m:r>
                <w:rPr>
                  <w:rFonts w:ascii="Cambria Math" w:eastAsia="Cambria Math" w:hAnsi="Cambria Math" w:cs="Cambria Math"/>
                </w:rPr>
                <m:t>g</m:t>
              </m:r>
              <m:r>
                <m:rPr>
                  <m:sty m:val="p"/>
                </m:rPr>
                <w:rPr>
                  <w:rFonts w:ascii="Cambria Math" w:eastAsia="Cambria Math" w:hAnsi="Cambria Math" w:cs="Cambria Math"/>
                </w:rPr>
                <m:t>,</m:t>
              </m:r>
              <m:r>
                <w:rPr>
                  <w:rFonts w:ascii="Cambria Math" w:eastAsia="Cambria Math" w:hAnsi="Cambria Math" w:cs="Cambria Math"/>
                </w:rPr>
                <m:t>0</m:t>
              </m:r>
            </m:sub>
          </m:sSub>
          <m:r>
            <w:rPr>
              <w:rFonts w:ascii="Cambria Math" w:eastAsia="Cambria Math" w:hAnsi="Cambria Math" w:cs="Cambria Math"/>
            </w:rPr>
            <m:t>A</m:t>
          </m:r>
          <m:sSub>
            <m:sSubPr>
              <m:ctrlPr>
                <w:rPr>
                  <w:rFonts w:ascii="Cambria Math" w:eastAsia="Cambria Math" w:hAnsi="Cambria Math" w:cs="Cambria Math"/>
                </w:rPr>
              </m:ctrlPr>
            </m:sSubPr>
            <m:e>
              <m:r>
                <w:rPr>
                  <w:rFonts w:ascii="Cambria Math" w:eastAsia="Cambria Math" w:hAnsi="Cambria Math" w:cs="Cambria Math"/>
                </w:rPr>
                <m:t>Σ</m:t>
              </m:r>
            </m:e>
            <m:sub>
              <m:r>
                <w:rPr>
                  <w:rFonts w:ascii="Cambria Math" w:eastAsia="Cambria Math" w:hAnsi="Cambria Math" w:cs="Cambria Math"/>
                </w:rPr>
                <m:t>g</m:t>
              </m:r>
              <m:r>
                <m:rPr>
                  <m:sty m:val="p"/>
                </m:rPr>
                <w:rPr>
                  <w:rFonts w:ascii="Cambria Math" w:eastAsia="Cambria Math" w:hAnsi="Cambria Math" w:cs="Cambria Math"/>
                </w:rPr>
                <m:t>,</m:t>
              </m:r>
              <m:r>
                <w:rPr>
                  <w:rFonts w:ascii="Cambria Math" w:eastAsia="Cambria Math" w:hAnsi="Cambria Math" w:cs="Cambria Math"/>
                </w:rPr>
                <m:t>0</m:t>
              </m:r>
            </m:sub>
          </m:sSub>
          <m:r>
            <m:rPr>
              <m:sty m:val="p"/>
            </m:rPr>
            <w:rPr>
              <w:rFonts w:ascii="Cambria Math" w:eastAsia="Cambria Math" w:hAnsi="Cambria Math" w:cs="Cambria Math"/>
            </w:rPr>
            <m:t>,</m:t>
          </m:r>
          <m:r>
            <w:rPr>
              <w:rFonts w:ascii="Cambria Math" w:eastAsia="Cambria Math" w:hAnsi="Cambria Math" w:cs="Cambria Math"/>
            </w:rPr>
            <m:t>  </m:t>
          </m:r>
          <m:sSub>
            <m:sSubPr>
              <m:ctrlPr>
                <w:rPr>
                  <w:rFonts w:ascii="Cambria Math" w:eastAsia="Cambria Math" w:hAnsi="Cambria Math" w:cs="Cambria Math"/>
                </w:rPr>
              </m:ctrlPr>
            </m:sSubPr>
            <m:e>
              <m:r>
                <w:rPr>
                  <w:rFonts w:ascii="Cambria Math" w:eastAsia="Cambria Math" w:hAnsi="Cambria Math" w:cs="Cambria Math"/>
                </w:rPr>
                <m:t>Σ</m:t>
              </m:r>
            </m:e>
            <m:sub>
              <m:r>
                <w:rPr>
                  <w:rFonts w:ascii="Cambria Math" w:eastAsia="Cambria Math" w:hAnsi="Cambria Math" w:cs="Cambria Math"/>
                </w:rPr>
                <m:t>Y</m:t>
              </m:r>
            </m:sub>
          </m:sSub>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Σ</m:t>
              </m:r>
            </m:e>
            <m:sub>
              <m:r>
                <w:rPr>
                  <w:rFonts w:ascii="Cambria Math" w:eastAsia="Cambria Math" w:hAnsi="Cambria Math" w:cs="Cambria Math"/>
                </w:rPr>
                <m:t>g</m:t>
              </m:r>
              <m:r>
                <m:rPr>
                  <m:sty m:val="p"/>
                </m:rPr>
                <w:rPr>
                  <w:rFonts w:ascii="Cambria Math" w:eastAsia="Cambria Math" w:hAnsi="Cambria Math" w:cs="Cambria Math"/>
                </w:rPr>
                <m:t>,</m:t>
              </m:r>
              <m:r>
                <w:rPr>
                  <w:rFonts w:ascii="Cambria Math" w:eastAsia="Cambria Math" w:hAnsi="Cambria Math" w:cs="Cambria Math"/>
                </w:rPr>
                <m:t>t</m:t>
              </m:r>
            </m:sub>
          </m:sSub>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Σ</m:t>
              </m:r>
            </m:e>
            <m:sub>
              <m:r>
                <w:rPr>
                  <w:rFonts w:ascii="Cambria Math" w:eastAsia="Cambria Math" w:hAnsi="Cambria Math" w:cs="Cambria Math"/>
                </w:rPr>
                <m:t>E</m:t>
              </m:r>
            </m:sub>
          </m:sSub>
          <m:r>
            <m:rPr>
              <m:sty m:val="p"/>
            </m:rPr>
            <w:rPr>
              <w:rFonts w:ascii="Cambria Math" w:eastAsia="Cambria Math" w:hAnsi="Cambria Math" w:cs="Cambria Math"/>
            </w:rPr>
            <m:t>.</m:t>
          </m:r>
        </m:oMath>
      </m:oMathPara>
    </w:p>
    <w:p w14:paraId="69AED939" w14:textId="5827324E" w:rsidR="000A7E31" w:rsidRDefault="00000000">
      <w:pPr>
        <w:pStyle w:val="FirstParagraph"/>
        <w:rPr>
          <w:rFonts w:ascii="Times New Roman" w:hAnsi="Times New Roman" w:cs="Times New Roman"/>
        </w:rPr>
      </w:pPr>
      <w:r>
        <w:rPr>
          <w:rFonts w:ascii="Times New Roman" w:eastAsia="Times New Roman" w:hAnsi="Times New Roman" w:cs="Times New Roman"/>
        </w:rPr>
        <w:t xml:space="preserve">We obtain these quantities from simulation as, for polygenic traits, the variance components </w:t>
      </w:r>
      <m:oMath>
        <m:sSub>
          <m:sSubPr>
            <m:ctrlPr>
              <w:rPr>
                <w:rFonts w:ascii="Cambria Math" w:eastAsia="Cambria Math" w:hAnsi="Cambria Math" w:cs="Cambria Math"/>
              </w:rPr>
            </m:ctrlPr>
          </m:sSubPr>
          <m:e>
            <m:r>
              <w:rPr>
                <w:rFonts w:ascii="Cambria Math" w:eastAsia="Cambria Math" w:hAnsi="Cambria Math" w:cs="Cambria Math"/>
              </w:rPr>
              <m:t>Σ</m:t>
            </m:r>
          </m:e>
          <m:sub>
            <m:r>
              <w:rPr>
                <w:rFonts w:ascii="Cambria Math" w:eastAsia="Cambria Math" w:hAnsi="Cambria Math" w:cs="Cambria Math"/>
              </w:rPr>
              <m:t>AM</m:t>
            </m:r>
          </m:sub>
        </m:sSub>
      </m:oMath>
      <w:r>
        <w:rPr>
          <w:rFonts w:ascii="Times New Roman" w:eastAsia="Times New Roman" w:hAnsi="Times New Roman" w:cs="Times New Roman"/>
        </w:rPr>
        <w:t xml:space="preserve"> and </w:t>
      </w:r>
      <m:oMath>
        <m:sSub>
          <m:sSubPr>
            <m:ctrlPr>
              <w:rPr>
                <w:rFonts w:ascii="Cambria Math" w:eastAsia="Cambria Math" w:hAnsi="Cambria Math" w:cs="Cambria Math"/>
              </w:rPr>
            </m:ctrlPr>
          </m:sSubPr>
          <m:e>
            <m:r>
              <w:rPr>
                <w:rFonts w:ascii="Cambria Math" w:eastAsia="Cambria Math" w:hAnsi="Cambria Math" w:cs="Cambria Math"/>
              </w:rPr>
              <m:t>Σ</m:t>
            </m:r>
          </m:e>
          <m:sub>
            <m:r>
              <w:rPr>
                <w:rFonts w:ascii="Cambria Math" w:eastAsia="Cambria Math" w:hAnsi="Cambria Math" w:cs="Cambria Math"/>
              </w:rPr>
              <m:t>g</m:t>
            </m:r>
            <m:r>
              <m:rPr>
                <m:sty m:val="p"/>
              </m:rPr>
              <w:rPr>
                <w:rFonts w:ascii="Cambria Math" w:eastAsia="Cambria Math" w:hAnsi="Cambria Math" w:cs="Cambria Math"/>
              </w:rPr>
              <m:t>,</m:t>
            </m:r>
            <m:r>
              <w:rPr>
                <w:rFonts w:ascii="Cambria Math" w:eastAsia="Cambria Math" w:hAnsi="Cambria Math" w:cs="Cambria Math"/>
              </w:rPr>
              <m:t>0</m:t>
            </m:r>
          </m:sub>
        </m:sSub>
      </m:oMath>
      <w:r>
        <w:rPr>
          <w:rFonts w:ascii="Times New Roman" w:eastAsia="Times New Roman" w:hAnsi="Times New Roman" w:cs="Times New Roman"/>
        </w:rPr>
        <w:t xml:space="preserve"> are invariant with respect to </w:t>
      </w:r>
      <m:oMath>
        <m:r>
          <w:rPr>
            <w:rFonts w:ascii="Cambria Math" w:eastAsia="Cambria Math" w:hAnsi="Cambria Math" w:cs="Cambria Math"/>
          </w:rPr>
          <m:t>M</m:t>
        </m:r>
      </m:oMath>
      <w:r>
        <w:rPr>
          <w:rFonts w:ascii="Times New Roman" w:eastAsia="Times New Roman" w:hAnsi="Times New Roman" w:cs="Times New Roman"/>
        </w:rPr>
        <w:t xml:space="preserve"> and </w:t>
      </w:r>
      <m:oMath>
        <m:r>
          <w:rPr>
            <w:rFonts w:ascii="Cambria Math" w:eastAsia="Cambria Math" w:hAnsi="Cambria Math" w:cs="Cambria Math"/>
          </w:rPr>
          <m:t>N</m:t>
        </m:r>
      </m:oMath>
      <w:r>
        <w:rPr>
          <w:rFonts w:ascii="Times New Roman" w:eastAsia="Times New Roman" w:hAnsi="Times New Roman" w:cs="Times New Roman"/>
        </w:rPr>
        <w:t>.</w:t>
      </w:r>
      <w:bookmarkEnd w:id="75"/>
      <w:ins w:id="76" w:author="richard border" w:date="2025-12-20T18:09:00Z" w16du:dateUtc="2025-12-21T02:09:00Z">
        <w:r w:rsidR="008E38D1">
          <w:rPr>
            <w:rFonts w:ascii="Times New Roman" w:eastAsia="Times New Roman" w:hAnsi="Times New Roman" w:cs="Times New Roman"/>
          </w:rPr>
          <w:t xml:space="preserve"> </w:t>
        </w:r>
        <w:r w:rsidR="008E38D1" w:rsidRPr="008E38D1">
          <w:rPr>
            <w:rFonts w:ascii="Times New Roman" w:eastAsia="Times New Roman" w:hAnsi="Times New Roman" w:cs="Times New Roman"/>
          </w:rPr>
          <w:t>A complete theoretical characterization of the dynamics of these covariance matrices under multivariate xAM and vertical transmission is beyond the scope of the current manuscript and is the subject of ongoing work. Here, we obtain stabilized covariance matrices from simulation and derive analytical expressions for downstream quantities (power, type-I error) conditional on these matrices.</w:t>
        </w:r>
      </w:ins>
    </w:p>
    <w:p w14:paraId="73D05DF5" w14:textId="77777777" w:rsidR="000A7E31" w:rsidRDefault="00000000">
      <w:pPr>
        <w:pStyle w:val="Heading3"/>
      </w:pPr>
      <w:bookmarkStart w:id="77" w:name="gwas-regression"/>
      <w:r>
        <w:rPr>
          <w:rFonts w:eastAsia="Times New Roman"/>
        </w:rPr>
        <w:t>GWAS regression</w:t>
      </w:r>
    </w:p>
    <w:p w14:paraId="1BB182AE" w14:textId="77777777" w:rsidR="000A7E31" w:rsidRDefault="00000000">
      <w:pPr>
        <w:pStyle w:val="FirstParagraph"/>
        <w:rPr>
          <w:rFonts w:ascii="Times New Roman" w:hAnsi="Times New Roman" w:cs="Times New Roman"/>
        </w:rPr>
      </w:pPr>
      <w:r>
        <w:rPr>
          <w:rFonts w:ascii="Times New Roman" w:eastAsia="Times New Roman" w:hAnsi="Times New Roman" w:cs="Times New Roman"/>
        </w:rPr>
        <w:t xml:space="preserve">We now consider the marginal regression of phenotype </w:t>
      </w:r>
      <m:oMath>
        <m:r>
          <w:rPr>
            <w:rFonts w:ascii="Cambria Math" w:eastAsia="Cambria Math" w:hAnsi="Cambria Math" w:cs="Cambria Math"/>
          </w:rPr>
          <m:t>k</m:t>
        </m:r>
      </m:oMath>
      <w:r>
        <w:rPr>
          <w:rFonts w:ascii="Times New Roman" w:eastAsia="Times New Roman" w:hAnsi="Times New Roman" w:cs="Times New Roman"/>
        </w:rPr>
        <w:t xml:space="preserve"> on marker </w:t>
      </w:r>
      <m:oMath>
        <m:r>
          <w:rPr>
            <w:rFonts w:ascii="Cambria Math" w:eastAsia="Cambria Math" w:hAnsi="Cambria Math" w:cs="Cambria Math"/>
          </w:rPr>
          <m:t>m</m:t>
        </m:r>
      </m:oMath>
      <w:r>
        <w:rPr>
          <w:rFonts w:ascii="Times New Roman" w:eastAsia="Times New Roman" w:hAnsi="Times New Roman" w:cs="Times New Roman"/>
        </w:rPr>
        <w:t xml:space="preserve">. Denote an individual marker </w:t>
      </w:r>
      <m:oMath>
        <m:r>
          <w:rPr>
            <w:rFonts w:ascii="Cambria Math" w:eastAsia="Cambria Math" w:hAnsi="Cambria Math" w:cs="Cambria Math"/>
          </w:rPr>
          <m:t>x</m:t>
        </m:r>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X</m:t>
            </m:r>
          </m:e>
          <m:sub>
            <m:r>
              <m:rPr>
                <m:sty m:val="p"/>
              </m:rPr>
              <w:rPr>
                <w:rFonts w:ascii="Cambria Math" w:eastAsia="Cambria Math" w:hAnsi="Cambria Math" w:cs="Cambria Math"/>
              </w:rPr>
              <m:t>.</m:t>
            </m:r>
            <m:r>
              <w:rPr>
                <w:rFonts w:ascii="Cambria Math" w:eastAsia="Cambria Math" w:hAnsi="Cambria Math" w:cs="Cambria Math"/>
              </w:rPr>
              <m:t>m</m:t>
            </m:r>
          </m:sub>
        </m:sSub>
        <m:r>
          <m:rPr>
            <m:sty m:val="p"/>
          </m:rPr>
          <w:rPr>
            <w:rFonts w:ascii="Cambria Math" w:eastAsia="Cambria Math" w:hAnsi="Cambria Math" w:cs="Cambria Math"/>
          </w:rPr>
          <m:t>∈</m:t>
        </m:r>
        <m:sSup>
          <m:sSupPr>
            <m:ctrlPr>
              <w:rPr>
                <w:rFonts w:ascii="Cambria Math" w:eastAsia="Cambria Math" w:hAnsi="Cambria Math" w:cs="Cambria Math"/>
              </w:rPr>
            </m:ctrlPr>
          </m:sSupPr>
          <m:e>
            <m:r>
              <m:rPr>
                <m:scr m:val="double-struck"/>
                <m:sty m:val="p"/>
              </m:rPr>
              <w:rPr>
                <w:rFonts w:ascii="Cambria Math" w:eastAsia="Cambria Math" w:hAnsi="Cambria Math" w:cs="Cambria Math"/>
              </w:rPr>
              <m:t>R</m:t>
            </m:r>
          </m:e>
          <m:sup>
            <m:r>
              <w:rPr>
                <w:rFonts w:ascii="Cambria Math" w:eastAsia="Cambria Math" w:hAnsi="Cambria Math" w:cs="Cambria Math"/>
              </w:rPr>
              <m:t>N</m:t>
            </m:r>
          </m:sup>
        </m:sSup>
      </m:oMath>
      <w:r>
        <w:rPr>
          <w:rFonts w:ascii="Times New Roman" w:eastAsia="Times New Roman" w:hAnsi="Times New Roman" w:cs="Times New Roman"/>
        </w:rPr>
        <w:t xml:space="preserve"> and all other markers </w:t>
      </w:r>
      <m:oMath>
        <m:r>
          <w:rPr>
            <w:rFonts w:ascii="Cambria Math" w:eastAsia="Cambria Math" w:hAnsi="Cambria Math" w:cs="Cambria Math"/>
          </w:rPr>
          <m:t>Z</m:t>
        </m:r>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X</m:t>
            </m:r>
          </m:e>
          <m:sub>
            <m:r>
              <m:rPr>
                <m:sty m:val="p"/>
              </m:rPr>
              <w:rPr>
                <w:rFonts w:ascii="Cambria Math" w:eastAsia="Cambria Math" w:hAnsi="Cambria Math" w:cs="Cambria Math"/>
              </w:rPr>
              <m:t>-</m:t>
            </m:r>
            <m:r>
              <w:rPr>
                <w:rFonts w:ascii="Cambria Math" w:eastAsia="Cambria Math" w:hAnsi="Cambria Math" w:cs="Cambria Math"/>
              </w:rPr>
              <m:t>m</m:t>
            </m:r>
          </m:sub>
        </m:sSub>
        <m:r>
          <m:rPr>
            <m:sty m:val="p"/>
          </m:rPr>
          <w:rPr>
            <w:rFonts w:ascii="Cambria Math" w:eastAsia="Cambria Math" w:hAnsi="Cambria Math" w:cs="Cambria Math"/>
          </w:rPr>
          <m:t>∈</m:t>
        </m:r>
        <m:sSup>
          <m:sSupPr>
            <m:ctrlPr>
              <w:rPr>
                <w:rFonts w:ascii="Cambria Math" w:eastAsia="Cambria Math" w:hAnsi="Cambria Math" w:cs="Cambria Math"/>
              </w:rPr>
            </m:ctrlPr>
          </m:sSupPr>
          <m:e>
            <m:r>
              <m:rPr>
                <m:scr m:val="double-struck"/>
                <m:sty m:val="p"/>
              </m:rPr>
              <w:rPr>
                <w:rFonts w:ascii="Cambria Math" w:eastAsia="Cambria Math" w:hAnsi="Cambria Math" w:cs="Cambria Math"/>
              </w:rPr>
              <m:t>R</m:t>
            </m:r>
          </m:e>
          <m:sup>
            <m:r>
              <w:rPr>
                <w:rFonts w:ascii="Cambria Math" w:eastAsia="Cambria Math" w:hAnsi="Cambria Math" w:cs="Cambria Math"/>
              </w:rPr>
              <m:t>N</m:t>
            </m:r>
            <m:r>
              <m:rPr>
                <m:sty m:val="p"/>
              </m:rP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M</m:t>
                </m:r>
                <m:r>
                  <m:rPr>
                    <m:sty m:val="p"/>
                  </m:rPr>
                  <w:rPr>
                    <w:rFonts w:ascii="Cambria Math" w:eastAsia="Cambria Math" w:hAnsi="Cambria Math" w:cs="Cambria Math"/>
                  </w:rPr>
                  <m:t>-</m:t>
                </m:r>
                <m:r>
                  <w:rPr>
                    <w:rFonts w:ascii="Cambria Math" w:eastAsia="Cambria Math" w:hAnsi="Cambria Math" w:cs="Cambria Math"/>
                  </w:rPr>
                  <m:t>1</m:t>
                </m:r>
              </m:e>
            </m:d>
          </m:sup>
        </m:sSup>
      </m:oMath>
      <w:r>
        <w:rPr>
          <w:rFonts w:ascii="Times New Roman" w:eastAsia="Times New Roman" w:hAnsi="Times New Roman" w:cs="Times New Roman"/>
        </w:rPr>
        <w:t xml:space="preserve">. For phenotype </w:t>
      </w:r>
      <m:oMath>
        <m:r>
          <w:rPr>
            <w:rFonts w:ascii="Cambria Math" w:eastAsia="Cambria Math" w:hAnsi="Cambria Math" w:cs="Cambria Math"/>
          </w:rPr>
          <m:t>k</m:t>
        </m:r>
      </m:oMath>
      <w:r>
        <w:rPr>
          <w:rFonts w:ascii="Times New Roman" w:eastAsia="Times New Roman" w:hAnsi="Times New Roman" w:cs="Times New Roman"/>
        </w:rPr>
        <w:t>, we write</w:t>
      </w:r>
    </w:p>
    <w:p w14:paraId="03EF1EA9" w14:textId="77777777" w:rsidR="000A7E31" w:rsidRDefault="00000000">
      <w:pPr>
        <w:pStyle w:val="BodyText"/>
        <w:rPr>
          <w:rFonts w:ascii="Times New Roman" w:hAnsi="Times New Roman" w:cs="Times New Roman"/>
        </w:rPr>
      </w:pPr>
      <m:oMathPara>
        <m:oMath>
          <m:sSub>
            <m:sSubPr>
              <m:ctrlPr>
                <w:rPr>
                  <w:rFonts w:ascii="Cambria Math" w:eastAsia="Cambria Math" w:hAnsi="Cambria Math" w:cs="Cambria Math"/>
                </w:rPr>
              </m:ctrlPr>
            </m:sSubPr>
            <m:e>
              <m:r>
                <w:rPr>
                  <w:rFonts w:ascii="Cambria Math" w:eastAsia="Cambria Math" w:hAnsi="Cambria Math" w:cs="Cambria Math"/>
                </w:rPr>
                <m:t>Y</m:t>
              </m:r>
            </m:e>
            <m:sub>
              <m:r>
                <m:rPr>
                  <m:sty m:val="p"/>
                </m:rPr>
                <w:rPr>
                  <w:rFonts w:ascii="Cambria Math" w:eastAsia="Cambria Math" w:hAnsi="Cambria Math" w:cs="Cambria Math"/>
                </w:rPr>
                <m:t>.</m:t>
              </m:r>
              <m:r>
                <w:rPr>
                  <w:rFonts w:ascii="Cambria Math" w:eastAsia="Cambria Math" w:hAnsi="Cambria Math" w:cs="Cambria Math"/>
                </w:rPr>
                <m:t>k</m:t>
              </m:r>
            </m:sub>
          </m:sSub>
          <m:r>
            <m:rPr>
              <m:sty m:val="p"/>
            </m:rPr>
            <w:rPr>
              <w:rFonts w:ascii="Cambria Math" w:eastAsia="Cambria Math" w:hAnsi="Cambria Math" w:cs="Cambria Math"/>
            </w:rPr>
            <m:t>=</m:t>
          </m:r>
          <m:r>
            <w:rPr>
              <w:rFonts w:ascii="Cambria Math" w:eastAsia="Cambria Math" w:hAnsi="Cambria Math" w:cs="Cambria Math"/>
            </w:rPr>
            <m:t>xβ</m:t>
          </m:r>
          <m:r>
            <m:rPr>
              <m:sty m:val="p"/>
            </m:rPr>
            <w:rPr>
              <w:rFonts w:ascii="Cambria Math" w:eastAsia="Cambria Math" w:hAnsi="Cambria Math" w:cs="Cambria Math"/>
            </w:rPr>
            <m:t>+</m:t>
          </m:r>
          <m:r>
            <w:rPr>
              <w:rFonts w:ascii="Cambria Math" w:eastAsia="Cambria Math" w:hAnsi="Cambria Math" w:cs="Cambria Math"/>
            </w:rPr>
            <m:t>Z</m:t>
          </m:r>
          <m:sSub>
            <m:sSubPr>
              <m:ctrlPr>
                <w:rPr>
                  <w:rFonts w:ascii="Cambria Math" w:eastAsia="Cambria Math" w:hAnsi="Cambria Math" w:cs="Cambria Math"/>
                </w:rPr>
              </m:ctrlPr>
            </m:sSubPr>
            <m:e>
              <m:r>
                <w:rPr>
                  <w:rFonts w:ascii="Cambria Math" w:eastAsia="Cambria Math" w:hAnsi="Cambria Math" w:cs="Cambria Math"/>
                </w:rPr>
                <m:t>B</m:t>
              </m:r>
            </m:e>
            <m:sub>
              <m:r>
                <m:rPr>
                  <m:sty m:val="p"/>
                </m:rPr>
                <w:rPr>
                  <w:rFonts w:ascii="Cambria Math" w:eastAsia="Cambria Math" w:hAnsi="Cambria Math" w:cs="Cambria Math"/>
                </w:rPr>
                <m:t>-</m:t>
              </m:r>
              <m:r>
                <w:rPr>
                  <w:rFonts w:ascii="Cambria Math" w:eastAsia="Cambria Math" w:hAnsi="Cambria Math" w:cs="Cambria Math"/>
                </w:rPr>
                <m:t>m</m:t>
              </m:r>
              <m:r>
                <m:rPr>
                  <m:sty m:val="p"/>
                </m:rPr>
                <w:rPr>
                  <w:rFonts w:ascii="Cambria Math" w:eastAsia="Cambria Math" w:hAnsi="Cambria Math" w:cs="Cambria Math"/>
                </w:rPr>
                <m:t>,</m:t>
              </m:r>
              <m:r>
                <w:rPr>
                  <w:rFonts w:ascii="Cambria Math" w:eastAsia="Cambria Math" w:hAnsi="Cambria Math" w:cs="Cambria Math"/>
                </w:rPr>
                <m:t>k</m:t>
              </m:r>
            </m:sub>
          </m:sSub>
          <m:r>
            <m:rPr>
              <m:sty m:val="p"/>
            </m:rPr>
            <w:rPr>
              <w:rFonts w:ascii="Cambria Math" w:eastAsia="Cambria Math" w:hAnsi="Cambria Math" w:cs="Cambria Math"/>
            </w:rPr>
            <m:t>+</m:t>
          </m:r>
          <m:r>
            <w:rPr>
              <w:rFonts w:ascii="Cambria Math" w:eastAsia="Cambria Math" w:hAnsi="Cambria Math" w:cs="Cambria Math"/>
            </w:rPr>
            <m:t>e</m:t>
          </m:r>
          <m:r>
            <m:rPr>
              <m:sty m:val="p"/>
            </m:rPr>
            <w:rPr>
              <w:rFonts w:ascii="Cambria Math" w:eastAsia="Cambria Math" w:hAnsi="Cambria Math" w:cs="Cambria Math"/>
            </w:rPr>
            <m:t>,</m:t>
          </m:r>
        </m:oMath>
      </m:oMathPara>
    </w:p>
    <w:p w14:paraId="0777FDE2" w14:textId="77777777" w:rsidR="000A7E31" w:rsidRDefault="00000000">
      <w:pPr>
        <w:pStyle w:val="FirstParagraph"/>
        <w:rPr>
          <w:rFonts w:ascii="Times New Roman" w:hAnsi="Times New Roman" w:cs="Times New Roman"/>
        </w:rPr>
      </w:pPr>
      <w:r>
        <w:rPr>
          <w:rFonts w:ascii="Times New Roman" w:eastAsia="Times New Roman" w:hAnsi="Times New Roman" w:cs="Times New Roman"/>
        </w:rPr>
        <w:t xml:space="preserve">where </w:t>
      </w:r>
      <m:oMath>
        <m:r>
          <w:rPr>
            <w:rFonts w:ascii="Cambria Math" w:eastAsia="Cambria Math" w:hAnsi="Cambria Math" w:cs="Cambria Math"/>
          </w:rPr>
          <m:t>β</m:t>
        </m:r>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mk</m:t>
            </m:r>
          </m:sub>
        </m:sSub>
      </m:oMath>
      <w:r>
        <w:rPr>
          <w:rFonts w:ascii="Times New Roman" w:eastAsia="Times New Roman" w:hAnsi="Times New Roman" w:cs="Times New Roman"/>
        </w:rPr>
        <w:t xml:space="preserve"> and </w:t>
      </w:r>
      <m:oMath>
        <m:r>
          <w:rPr>
            <w:rFonts w:ascii="Cambria Math" w:eastAsia="Cambria Math" w:hAnsi="Cambria Math" w:cs="Cambria Math"/>
          </w:rPr>
          <m:t>e</m:t>
        </m:r>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m:rPr>
                <m:sty m:val="p"/>
              </m:rPr>
              <w:rPr>
                <w:rFonts w:ascii="Cambria Math" w:eastAsia="Cambria Math" w:hAnsi="Cambria Math" w:cs="Cambria Math"/>
              </w:rPr>
              <m:t>.</m:t>
            </m:r>
            <m:r>
              <w:rPr>
                <w:rFonts w:ascii="Cambria Math" w:eastAsia="Cambria Math" w:hAnsi="Cambria Math" w:cs="Cambria Math"/>
              </w:rPr>
              <m:t>k</m:t>
            </m:r>
          </m:sub>
        </m:sSub>
      </m:oMath>
      <w:r>
        <w:rPr>
          <w:rFonts w:ascii="Times New Roman" w:eastAsia="Times New Roman" w:hAnsi="Times New Roman" w:cs="Times New Roman"/>
        </w:rPr>
        <w:t xml:space="preserve">. If we estimate the standard GWAS regression </w:t>
      </w:r>
      <m:oMath>
        <m:sSub>
          <m:sSubPr>
            <m:ctrlPr>
              <w:rPr>
                <w:rFonts w:ascii="Cambria Math" w:eastAsia="Cambria Math" w:hAnsi="Cambria Math" w:cs="Cambria Math"/>
              </w:rPr>
            </m:ctrlPr>
          </m:sSubPr>
          <m:e>
            <m:r>
              <w:rPr>
                <w:rFonts w:ascii="Cambria Math" w:eastAsia="Cambria Math" w:hAnsi="Cambria Math" w:cs="Cambria Math"/>
              </w:rPr>
              <m:t>Y</m:t>
            </m:r>
          </m:e>
          <m:sub>
            <m:r>
              <m:rPr>
                <m:sty m:val="p"/>
              </m:rPr>
              <w:rPr>
                <w:rFonts w:ascii="Cambria Math" w:eastAsia="Cambria Math" w:hAnsi="Cambria Math" w:cs="Cambria Math"/>
              </w:rPr>
              <m:t>.</m:t>
            </m:r>
            <m:r>
              <w:rPr>
                <w:rFonts w:ascii="Cambria Math" w:eastAsia="Cambria Math" w:hAnsi="Cambria Math" w:cs="Cambria Math"/>
              </w:rPr>
              <m:t>k</m:t>
            </m:r>
          </m:sub>
        </m:sSub>
        <m:r>
          <m:rPr>
            <m:sty m:val="p"/>
          </m:rPr>
          <w:rPr>
            <w:rFonts w:ascii="Cambria Math" w:eastAsia="Cambria Math" w:hAnsi="Cambria Math" w:cs="Cambria Math"/>
          </w:rPr>
          <m:t>=</m:t>
        </m:r>
        <m:r>
          <w:rPr>
            <w:rFonts w:ascii="Cambria Math" w:eastAsia="Cambria Math" w:hAnsi="Cambria Math" w:cs="Cambria Math"/>
          </w:rPr>
          <m:t>x</m:t>
        </m:r>
        <m:acc>
          <m:accPr>
            <m:ctrlPr>
              <w:rPr>
                <w:rFonts w:ascii="Cambria Math" w:eastAsia="Cambria Math" w:hAnsi="Cambria Math" w:cs="Cambria Math"/>
              </w:rPr>
            </m:ctrlPr>
          </m:accPr>
          <m:e>
            <m:r>
              <w:rPr>
                <w:rFonts w:ascii="Cambria Math" w:eastAsia="Cambria Math" w:hAnsi="Cambria Math" w:cs="Cambria Math"/>
              </w:rPr>
              <m:t>β</m:t>
            </m:r>
          </m:e>
        </m:acc>
        <m:r>
          <m:rPr>
            <m:sty m:val="p"/>
          </m:rPr>
          <w:rPr>
            <w:rFonts w:ascii="Cambria Math" w:eastAsia="Cambria Math" w:hAnsi="Cambria Math" w:cs="Cambria Math"/>
          </w:rPr>
          <m:t>+</m:t>
        </m:r>
        <m:acc>
          <m:accPr>
            <m:ctrlPr>
              <w:rPr>
                <w:rFonts w:ascii="Cambria Math" w:eastAsia="Cambria Math" w:hAnsi="Cambria Math" w:cs="Cambria Math"/>
              </w:rPr>
            </m:ctrlPr>
          </m:accPr>
          <m:e>
            <m:r>
              <w:rPr>
                <w:rFonts w:ascii="Cambria Math" w:eastAsia="Cambria Math" w:hAnsi="Cambria Math" w:cs="Cambria Math"/>
              </w:rPr>
              <m:t>ε</m:t>
            </m:r>
          </m:e>
        </m:acc>
      </m:oMath>
      <w:r>
        <w:rPr>
          <w:rFonts w:ascii="Times New Roman" w:eastAsia="Times New Roman" w:hAnsi="Times New Roman" w:cs="Times New Roman"/>
        </w:rPr>
        <w:t>, the OLS estimator is</w:t>
      </w:r>
    </w:p>
    <w:p w14:paraId="21537B54" w14:textId="77777777" w:rsidR="000A7E31" w:rsidRDefault="00000000">
      <w:pPr>
        <w:pStyle w:val="BodyText"/>
        <w:rPr>
          <w:rFonts w:ascii="Times New Roman" w:hAnsi="Times New Roman" w:cs="Times New Roman"/>
        </w:rPr>
      </w:pPr>
      <m:oMathPara>
        <m:oMath>
          <m:acc>
            <m:accPr>
              <m:ctrlPr>
                <w:rPr>
                  <w:rFonts w:ascii="Cambria Math" w:eastAsia="Cambria Math" w:hAnsi="Cambria Math" w:cs="Cambria Math"/>
                </w:rPr>
              </m:ctrlPr>
            </m:accPr>
            <m:e>
              <m:r>
                <w:rPr>
                  <w:rFonts w:ascii="Cambria Math" w:eastAsia="Cambria Math" w:hAnsi="Cambria Math" w:cs="Cambria Math"/>
                </w:rPr>
                <m:t>β</m:t>
              </m:r>
            </m:e>
          </m:acc>
          <m:r>
            <m:rPr>
              <m:sty m:val="p"/>
            </m:rPr>
            <w:rPr>
              <w:rFonts w:ascii="Cambria Math" w:eastAsia="Cambria Math" w:hAnsi="Cambria Math" w:cs="Cambria Math"/>
            </w:rPr>
            <m:t>=</m:t>
          </m:r>
          <m:f>
            <m:fPr>
              <m:ctrlPr>
                <w:rPr>
                  <w:rFonts w:ascii="Cambria Math" w:eastAsia="Cambria Math" w:hAnsi="Cambria Math" w:cs="Cambria Math"/>
                </w:rPr>
              </m:ctrlPr>
            </m:fPr>
            <m:num>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T</m:t>
                  </m:r>
                </m:sup>
              </m:sSup>
              <m:sSub>
                <m:sSubPr>
                  <m:ctrlPr>
                    <w:rPr>
                      <w:rFonts w:ascii="Cambria Math" w:eastAsia="Cambria Math" w:hAnsi="Cambria Math" w:cs="Cambria Math"/>
                    </w:rPr>
                  </m:ctrlPr>
                </m:sSubPr>
                <m:e>
                  <m:r>
                    <w:rPr>
                      <w:rFonts w:ascii="Cambria Math" w:eastAsia="Cambria Math" w:hAnsi="Cambria Math" w:cs="Cambria Math"/>
                    </w:rPr>
                    <m:t>Y</m:t>
                  </m:r>
                </m:e>
                <m:sub>
                  <m:r>
                    <m:rPr>
                      <m:sty m:val="p"/>
                    </m:rPr>
                    <w:rPr>
                      <w:rFonts w:ascii="Cambria Math" w:eastAsia="Cambria Math" w:hAnsi="Cambria Math" w:cs="Cambria Math"/>
                    </w:rPr>
                    <m:t>.</m:t>
                  </m:r>
                  <m:r>
                    <w:rPr>
                      <w:rFonts w:ascii="Cambria Math" w:eastAsia="Cambria Math" w:hAnsi="Cambria Math" w:cs="Cambria Math"/>
                    </w:rPr>
                    <m:t>k</m:t>
                  </m:r>
                </m:sub>
              </m:sSub>
            </m:num>
            <m:den>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T</m:t>
                  </m:r>
                </m:sup>
              </m:sSup>
              <m:r>
                <w:rPr>
                  <w:rFonts w:ascii="Cambria Math" w:eastAsia="Cambria Math" w:hAnsi="Cambria Math" w:cs="Cambria Math"/>
                </w:rPr>
                <m:t>x</m:t>
              </m:r>
            </m:den>
          </m:f>
          <m:r>
            <m:rPr>
              <m:sty m:val="p"/>
            </m:rPr>
            <w:rPr>
              <w:rFonts w:ascii="Cambria Math" w:eastAsia="Cambria Math" w:hAnsi="Cambria Math" w:cs="Cambria Math"/>
            </w:rPr>
            <m:t>=</m:t>
          </m:r>
          <m:r>
            <w:rPr>
              <w:rFonts w:ascii="Cambria Math" w:eastAsia="Cambria Math" w:hAnsi="Cambria Math" w:cs="Cambria Math"/>
            </w:rPr>
            <m:t>β</m:t>
          </m:r>
          <m:r>
            <m:rPr>
              <m:sty m:val="p"/>
            </m:rPr>
            <w:rPr>
              <w:rFonts w:ascii="Cambria Math" w:eastAsia="Cambria Math" w:hAnsi="Cambria Math" w:cs="Cambria Math"/>
            </w:rPr>
            <m:t>+</m:t>
          </m:r>
          <m:limLow>
            <m:limLowPr>
              <m:ctrlPr>
                <w:rPr>
                  <w:rFonts w:ascii="Cambria Math" w:eastAsia="Cambria Math" w:hAnsi="Cambria Math" w:cs="Cambria Math"/>
                  <w:i/>
                </w:rPr>
              </m:ctrlPr>
            </m:limLowPr>
            <m:e>
              <m:groupChr>
                <m:groupChrPr>
                  <m:ctrlPr>
                    <w:rPr>
                      <w:rFonts w:ascii="Cambria Math" w:eastAsia="Cambria Math" w:hAnsi="Cambria Math" w:cs="Cambria Math"/>
                      <w:i/>
                    </w:rPr>
                  </m:ctrlPr>
                </m:groupChrPr>
                <m:e>
                  <m:f>
                    <m:fPr>
                      <m:ctrlPr>
                        <w:rPr>
                          <w:rFonts w:ascii="Cambria Math" w:eastAsia="Cambria Math" w:hAnsi="Cambria Math" w:cs="Cambria Math"/>
                        </w:rPr>
                      </m:ctrlPr>
                    </m:fPr>
                    <m:num>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T</m:t>
                          </m:r>
                        </m:sup>
                      </m:sSup>
                      <m:r>
                        <w:rPr>
                          <w:rFonts w:ascii="Cambria Math" w:eastAsia="Cambria Math" w:hAnsi="Cambria Math" w:cs="Cambria Math"/>
                        </w:rPr>
                        <m:t>Z</m:t>
                      </m:r>
                    </m:num>
                    <m:den>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T</m:t>
                          </m:r>
                        </m:sup>
                      </m:sSup>
                      <m:r>
                        <w:rPr>
                          <w:rFonts w:ascii="Cambria Math" w:eastAsia="Cambria Math" w:hAnsi="Cambria Math" w:cs="Cambria Math"/>
                        </w:rPr>
                        <m:t>x</m:t>
                      </m:r>
                    </m:den>
                  </m:f>
                  <m:sSub>
                    <m:sSubPr>
                      <m:ctrlPr>
                        <w:rPr>
                          <w:rFonts w:ascii="Cambria Math" w:eastAsia="Cambria Math" w:hAnsi="Cambria Math" w:cs="Cambria Math"/>
                        </w:rPr>
                      </m:ctrlPr>
                    </m:sSubPr>
                    <m:e>
                      <m:r>
                        <w:rPr>
                          <w:rFonts w:ascii="Cambria Math" w:eastAsia="Cambria Math" w:hAnsi="Cambria Math" w:cs="Cambria Math"/>
                        </w:rPr>
                        <m:t>B</m:t>
                      </m:r>
                    </m:e>
                    <m:sub>
                      <m:r>
                        <m:rPr>
                          <m:sty m:val="p"/>
                        </m:rPr>
                        <w:rPr>
                          <w:rFonts w:ascii="Cambria Math" w:eastAsia="Cambria Math" w:hAnsi="Cambria Math" w:cs="Cambria Math"/>
                        </w:rPr>
                        <m:t>-</m:t>
                      </m:r>
                      <m:r>
                        <w:rPr>
                          <w:rFonts w:ascii="Cambria Math" w:eastAsia="Cambria Math" w:hAnsi="Cambria Math" w:cs="Cambria Math"/>
                        </w:rPr>
                        <m:t>m</m:t>
                      </m:r>
                      <m:r>
                        <m:rPr>
                          <m:sty m:val="p"/>
                        </m:rPr>
                        <w:rPr>
                          <w:rFonts w:ascii="Cambria Math" w:eastAsia="Cambria Math" w:hAnsi="Cambria Math" w:cs="Cambria Math"/>
                        </w:rPr>
                        <m:t>,</m:t>
                      </m:r>
                      <m:r>
                        <w:rPr>
                          <w:rFonts w:ascii="Cambria Math" w:eastAsia="Cambria Math" w:hAnsi="Cambria Math" w:cs="Cambria Math"/>
                        </w:rPr>
                        <m:t>k</m:t>
                      </m:r>
                    </m:sub>
                  </m:sSub>
                </m:e>
              </m:groupChr>
            </m:e>
            <m:lim>
              <m:sSub>
                <m:sSubPr>
                  <m:ctrlPr>
                    <w:rPr>
                      <w:rFonts w:ascii="Cambria Math" w:eastAsia="Cambria Math" w:hAnsi="Cambria Math" w:cs="Cambria Math"/>
                    </w:rPr>
                  </m:ctrlPr>
                </m:sSubPr>
                <m:e>
                  <m:r>
                    <m:rPr>
                      <m:nor/>
                    </m:rPr>
                    <w:rPr>
                      <w:rFonts w:ascii="Times New Roman" w:eastAsia="Times New Roman" w:hAnsi="Times New Roman" w:cs="Times New Roman"/>
                    </w:rPr>
                    <m:t>bias</m:t>
                  </m:r>
                </m:e>
                <m:sub>
                  <m:r>
                    <w:rPr>
                      <w:rFonts w:ascii="Cambria Math" w:eastAsia="Cambria Math" w:hAnsi="Cambria Math" w:cs="Cambria Math"/>
                    </w:rPr>
                    <m:t>m</m:t>
                  </m:r>
                </m:sub>
              </m:sSub>
            </m:lim>
          </m:limLow>
          <m:r>
            <m:rPr>
              <m:sty m:val="p"/>
            </m:rPr>
            <w:rPr>
              <w:rFonts w:ascii="Cambria Math" w:eastAsia="Cambria Math" w:hAnsi="Cambria Math" w:cs="Cambria Math"/>
            </w:rPr>
            <m:t>+</m:t>
          </m:r>
          <m:f>
            <m:fPr>
              <m:ctrlPr>
                <w:rPr>
                  <w:rFonts w:ascii="Cambria Math" w:eastAsia="Cambria Math" w:hAnsi="Cambria Math" w:cs="Cambria Math"/>
                </w:rPr>
              </m:ctrlPr>
            </m:fPr>
            <m:num>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T</m:t>
                  </m:r>
                </m:sup>
              </m:sSup>
              <m:r>
                <w:rPr>
                  <w:rFonts w:ascii="Cambria Math" w:eastAsia="Cambria Math" w:hAnsi="Cambria Math" w:cs="Cambria Math"/>
                </w:rPr>
                <m:t>e</m:t>
              </m:r>
            </m:num>
            <m:den>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T</m:t>
                  </m:r>
                </m:sup>
              </m:sSup>
              <m:r>
                <w:rPr>
                  <w:rFonts w:ascii="Cambria Math" w:eastAsia="Cambria Math" w:hAnsi="Cambria Math" w:cs="Cambria Math"/>
                </w:rPr>
                <m:t>x</m:t>
              </m:r>
            </m:den>
          </m:f>
          <m:r>
            <m:rPr>
              <m:sty m:val="p"/>
            </m:rPr>
            <w:rPr>
              <w:rFonts w:ascii="Cambria Math" w:eastAsia="Cambria Math" w:hAnsi="Cambria Math" w:cs="Cambria Math"/>
            </w:rPr>
            <m:t>.</m:t>
          </m:r>
        </m:oMath>
      </m:oMathPara>
    </w:p>
    <w:p w14:paraId="1AAF1026" w14:textId="77777777" w:rsidR="000A7E31" w:rsidRDefault="00000000">
      <w:pPr>
        <w:pStyle w:val="FirstParagraph"/>
        <w:rPr>
          <w:rFonts w:ascii="Times New Roman" w:hAnsi="Times New Roman" w:cs="Times New Roman"/>
        </w:rPr>
      </w:pPr>
      <w:r>
        <w:rPr>
          <w:rFonts w:ascii="Times New Roman" w:eastAsia="Times New Roman" w:hAnsi="Times New Roman" w:cs="Times New Roman"/>
        </w:rPr>
        <w:t xml:space="preserve">Write </w:t>
      </w:r>
      <m:oMath>
        <m:sSubSup>
          <m:sSubSupPr>
            <m:ctrlPr>
              <w:rPr>
                <w:rFonts w:ascii="Cambria Math" w:eastAsia="Cambria Math" w:hAnsi="Cambria Math" w:cs="Cambria Math"/>
              </w:rPr>
            </m:ctrlPr>
          </m:sSubSupPr>
          <m:e>
            <m:r>
              <w:rPr>
                <w:rFonts w:ascii="Cambria Math" w:eastAsia="Cambria Math" w:hAnsi="Cambria Math" w:cs="Cambria Math"/>
              </w:rPr>
              <m:t>b</m:t>
            </m:r>
          </m:e>
          <m:sub>
            <m:r>
              <w:rPr>
                <w:rFonts w:ascii="Cambria Math" w:eastAsia="Cambria Math" w:hAnsi="Cambria Math" w:cs="Cambria Math"/>
              </w:rPr>
              <m:t>m</m:t>
            </m:r>
          </m:sub>
          <m:sup>
            <m:r>
              <w:rPr>
                <w:rFonts w:ascii="Cambria Math" w:eastAsia="Cambria Math" w:hAnsi="Cambria Math" w:cs="Cambria Math"/>
              </w:rPr>
              <m:t>T</m:t>
            </m:r>
          </m:sup>
        </m:sSubSup>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m</m:t>
            </m:r>
            <m:r>
              <m:rPr>
                <m:sty m:val="p"/>
              </m:rPr>
              <w:rPr>
                <w:rFonts w:ascii="Cambria Math" w:eastAsia="Cambria Math" w:hAnsi="Cambria Math" w:cs="Cambria Math"/>
              </w:rPr>
              <m:t>.</m:t>
            </m:r>
          </m:sub>
        </m:sSub>
      </m:oMath>
      <w:r>
        <w:rPr>
          <w:rFonts w:ascii="Times New Roman" w:eastAsia="Times New Roman" w:hAnsi="Times New Roman" w:cs="Times New Roman"/>
        </w:rPr>
        <w:t xml:space="preserve">. Then </w:t>
      </w:r>
      <m:oMath>
        <m:sSub>
          <m:sSubPr>
            <m:ctrlPr>
              <w:rPr>
                <w:rFonts w:ascii="Cambria Math" w:eastAsia="Cambria Math" w:hAnsi="Cambria Math" w:cs="Cambria Math"/>
              </w:rPr>
            </m:ctrlPr>
          </m:sSubPr>
          <m:e>
            <m:r>
              <m:rPr>
                <m:nor/>
              </m:rPr>
              <w:rPr>
                <w:rFonts w:ascii="Times New Roman" w:eastAsia="Times New Roman" w:hAnsi="Times New Roman" w:cs="Times New Roman"/>
              </w:rPr>
              <m:t>bias</m:t>
            </m:r>
          </m:e>
          <m:sub>
            <m:r>
              <w:rPr>
                <w:rFonts w:ascii="Cambria Math" w:eastAsia="Cambria Math" w:hAnsi="Cambria Math" w:cs="Cambria Math"/>
              </w:rPr>
              <m:t>m</m:t>
            </m:r>
          </m:sub>
        </m:sSub>
        <m:r>
          <m:rPr>
            <m:sty m:val="p"/>
          </m:rP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b</m:t>
            </m:r>
          </m:e>
          <m:sub>
            <m:r>
              <w:rPr>
                <w:rFonts w:ascii="Cambria Math" w:eastAsia="Cambria Math" w:hAnsi="Cambria Math" w:cs="Cambria Math"/>
              </w:rPr>
              <m:t>m</m:t>
            </m:r>
          </m:sub>
          <m:sup>
            <m:r>
              <w:rPr>
                <w:rFonts w:ascii="Cambria Math" w:eastAsia="Cambria Math" w:hAnsi="Cambria Math" w:cs="Cambria Math"/>
              </w:rPr>
              <m:t>T</m:t>
            </m:r>
          </m:sup>
        </m:sSubSup>
        <m:r>
          <w:rPr>
            <w:rFonts w:ascii="Cambria Math" w:eastAsia="Cambria Math" w:hAnsi="Cambria Math" w:cs="Cambria Math"/>
          </w:rPr>
          <m:t>A</m:t>
        </m:r>
        <m:sSubSup>
          <m:sSubSupPr>
            <m:ctrlPr>
              <w:rPr>
                <w:rFonts w:ascii="Cambria Math" w:eastAsia="Cambria Math" w:hAnsi="Cambria Math" w:cs="Cambria Math"/>
              </w:rPr>
            </m:ctrlPr>
          </m:sSubSupPr>
          <m:e>
            <m:r>
              <w:rPr>
                <w:rFonts w:ascii="Cambria Math" w:eastAsia="Cambria Math" w:hAnsi="Cambria Math" w:cs="Cambria Math"/>
              </w:rPr>
              <m:t>B</m:t>
            </m:r>
          </m:e>
          <m:sub>
            <m:r>
              <m:rPr>
                <m:sty m:val="p"/>
              </m:rPr>
              <w:rPr>
                <w:rFonts w:ascii="Cambria Math" w:eastAsia="Cambria Math" w:hAnsi="Cambria Math" w:cs="Cambria Math"/>
              </w:rPr>
              <m:t>-</m:t>
            </m:r>
            <m:r>
              <w:rPr>
                <w:rFonts w:ascii="Cambria Math" w:eastAsia="Cambria Math" w:hAnsi="Cambria Math" w:cs="Cambria Math"/>
              </w:rPr>
              <m:t>m</m:t>
            </m:r>
          </m:sub>
          <m:sup>
            <m:r>
              <w:rPr>
                <w:rFonts w:ascii="Cambria Math" w:eastAsia="Cambria Math" w:hAnsi="Cambria Math" w:cs="Cambria Math"/>
              </w:rPr>
              <m:t>T</m:t>
            </m:r>
          </m:sup>
        </m:sSubSup>
        <m:sSubSup>
          <m:sSubSupPr>
            <m:ctrlPr>
              <w:rPr>
                <w:rFonts w:ascii="Cambria Math" w:eastAsia="Cambria Math" w:hAnsi="Cambria Math" w:cs="Cambria Math"/>
              </w:rPr>
            </m:ctrlPr>
          </m:sSubSupPr>
          <m:e>
            <m:r>
              <w:rPr>
                <w:rFonts w:ascii="Cambria Math" w:eastAsia="Cambria Math" w:hAnsi="Cambria Math" w:cs="Cambria Math"/>
              </w:rPr>
              <m:t>B</m:t>
            </m:r>
          </m:e>
          <m:sub>
            <m:r>
              <m:rPr>
                <m:sty m:val="p"/>
              </m:rPr>
              <w:rPr>
                <w:rFonts w:ascii="Cambria Math" w:eastAsia="Cambria Math" w:hAnsi="Cambria Math" w:cs="Cambria Math"/>
              </w:rPr>
              <m:t>-</m:t>
            </m:r>
            <m:r>
              <w:rPr>
                <w:rFonts w:ascii="Cambria Math" w:eastAsia="Cambria Math" w:hAnsi="Cambria Math" w:cs="Cambria Math"/>
              </w:rPr>
              <m:t>m</m:t>
            </m:r>
            <m:r>
              <m:rPr>
                <m:sty m:val="p"/>
              </m:rPr>
              <w:rPr>
                <w:rFonts w:ascii="Cambria Math" w:eastAsia="Cambria Math" w:hAnsi="Cambria Math" w:cs="Cambria Math"/>
              </w:rPr>
              <m:t>,</m:t>
            </m:r>
            <m:r>
              <w:rPr>
                <w:rFonts w:ascii="Cambria Math" w:eastAsia="Cambria Math" w:hAnsi="Cambria Math" w:cs="Cambria Math"/>
              </w:rPr>
              <m:t>k</m:t>
            </m:r>
          </m:sub>
          <m:sup>
            <m:r>
              <w:rPr>
                <w:rFonts w:ascii="Cambria Math" w:eastAsia="Cambria Math" w:hAnsi="Cambria Math" w:cs="Cambria Math"/>
              </w:rPr>
              <m:t>T</m:t>
            </m:r>
          </m:sup>
        </m:sSubSup>
        <m: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σ</m:t>
            </m:r>
          </m:e>
          <m:sub>
            <m:r>
              <w:rPr>
                <w:rFonts w:ascii="Cambria Math" w:eastAsia="Cambria Math" w:hAnsi="Cambria Math" w:cs="Cambria Math"/>
              </w:rPr>
              <m:t>x</m:t>
            </m:r>
          </m:sub>
          <m:sup>
            <m:r>
              <w:rPr>
                <w:rFonts w:ascii="Cambria Math" w:eastAsia="Cambria Math" w:hAnsi="Cambria Math" w:cs="Cambria Math"/>
              </w:rPr>
              <m:t>2</m:t>
            </m:r>
          </m:sup>
        </m:sSubSup>
      </m:oMath>
      <w:r>
        <w:rPr>
          <w:rFonts w:ascii="Times New Roman" w:eastAsia="Times New Roman" w:hAnsi="Times New Roman" w:cs="Times New Roman"/>
        </w:rPr>
        <w:t xml:space="preserve"> where </w:t>
      </w:r>
      <m:oMath>
        <m:sSubSup>
          <m:sSubSupPr>
            <m:ctrlPr>
              <w:rPr>
                <w:rFonts w:ascii="Cambria Math" w:eastAsia="Cambria Math" w:hAnsi="Cambria Math" w:cs="Cambria Math"/>
              </w:rPr>
            </m:ctrlPr>
          </m:sSubSupPr>
          <m:e>
            <m:r>
              <w:rPr>
                <w:rFonts w:ascii="Cambria Math" w:eastAsia="Cambria Math" w:hAnsi="Cambria Math" w:cs="Cambria Math"/>
              </w:rPr>
              <m:t>σ</m:t>
            </m:r>
          </m:e>
          <m:sub>
            <m:r>
              <w:rPr>
                <w:rFonts w:ascii="Cambria Math" w:eastAsia="Cambria Math" w:hAnsi="Cambria Math" w:cs="Cambria Math"/>
              </w:rPr>
              <m:t>x</m:t>
            </m:r>
          </m:sub>
          <m:sup>
            <m:r>
              <w:rPr>
                <w:rFonts w:ascii="Cambria Math" w:eastAsia="Cambria Math" w:hAnsi="Cambria Math" w:cs="Cambria Math"/>
              </w:rPr>
              <m:t>2</m:t>
            </m:r>
          </m:sup>
        </m:sSubSup>
        <m:box>
          <m:boxPr>
            <m:opEmu m:val="1"/>
            <m:noBreak m:val="0"/>
            <m:ctrlPr>
              <w:rPr>
                <w:rFonts w:ascii="Cambria Math" w:eastAsia="Cambria Math" w:hAnsi="Cambria Math" w:cs="Cambria Math"/>
              </w:rPr>
            </m:ctrlPr>
          </m:boxPr>
          <m:e>
            <m:r>
              <m:rPr>
                <m:sty m:val="p"/>
              </m:rPr>
              <w:rPr>
                <w:rFonts w:ascii="Cambria Math" w:eastAsia="Cambria Math" w:hAnsi="Cambria Math" w:cs="Cambria Math"/>
              </w:rPr>
              <m:t>:=</m:t>
            </m:r>
          </m:e>
        </m:box>
        <m:r>
          <m:rPr>
            <m:sty m:val="p"/>
          </m:rPr>
          <w:rPr>
            <w:rFonts w:ascii="Cambria Math" w:eastAsia="Cambria Math" w:hAnsi="Cambria Math" w:cs="Cambria Math"/>
          </w:rPr>
          <m:t>var</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m:t>
                </m:r>
              </m:sub>
            </m:sSub>
          </m:e>
        </m:d>
        <m:r>
          <m:rPr>
            <m:sty m:val="p"/>
          </m:rPr>
          <w:rPr>
            <w:rFonts w:ascii="Cambria Math" w:eastAsia="Cambria Math" w:hAnsi="Cambria Math" w:cs="Cambria Math"/>
          </w:rPr>
          <m:t>=</m:t>
        </m:r>
        <m:r>
          <w:rPr>
            <w:rFonts w:ascii="Cambria Math" w:eastAsia="Cambria Math" w:hAnsi="Cambria Math" w:cs="Cambria Math"/>
          </w:rPr>
          <m:t>1</m:t>
        </m:r>
        <m:r>
          <m:rPr>
            <m:sty m:val="p"/>
          </m:rP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b</m:t>
            </m:r>
          </m:e>
          <m:sub>
            <m:r>
              <w:rPr>
                <w:rFonts w:ascii="Cambria Math" w:eastAsia="Cambria Math" w:hAnsi="Cambria Math" w:cs="Cambria Math"/>
              </w:rPr>
              <m:t>m</m:t>
            </m:r>
          </m:sub>
          <m:sup>
            <m:r>
              <w:rPr>
                <w:rFonts w:ascii="Cambria Math" w:eastAsia="Cambria Math" w:hAnsi="Cambria Math" w:cs="Cambria Math"/>
              </w:rPr>
              <m:t>T</m:t>
            </m:r>
          </m:sup>
        </m:sSubSup>
        <m:r>
          <w:rPr>
            <w:rFonts w:ascii="Cambria Math" w:eastAsia="Cambria Math" w:hAnsi="Cambria Math" w:cs="Cambria Math"/>
          </w:rPr>
          <m:t>A </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m</m:t>
            </m:r>
          </m:sub>
        </m:sSub>
        <m:r>
          <m:rPr>
            <m:sty m:val="p"/>
          </m:rPr>
          <w:rPr>
            <w:rFonts w:ascii="Cambria Math" w:eastAsia="Cambria Math" w:hAnsi="Cambria Math" w:cs="Cambria Math"/>
          </w:rPr>
          <m:t>,</m:t>
        </m:r>
      </m:oMath>
    </w:p>
    <w:p w14:paraId="490B31FC" w14:textId="77777777" w:rsidR="000A7E31" w:rsidRDefault="00000000">
      <w:pPr>
        <w:pStyle w:val="FirstParagraph"/>
        <w:rPr>
          <w:rFonts w:ascii="Times New Roman" w:hAnsi="Times New Roman" w:cs="Times New Roman"/>
        </w:rPr>
      </w:pPr>
      <w:r>
        <w:rPr>
          <w:rFonts w:ascii="Times New Roman" w:eastAsia="Times New Roman" w:hAnsi="Times New Roman" w:cs="Times New Roman"/>
        </w:rPr>
        <w:t xml:space="preserve">and </w:t>
      </w:r>
      <m:oMath>
        <m:r>
          <m:rPr>
            <m:sty m:val="p"/>
          </m:rPr>
          <w:rPr>
            <w:rFonts w:ascii="Cambria Math" w:eastAsia="Cambria Math" w:hAnsi="Cambria Math" w:cs="Cambria Math"/>
          </w:rPr>
          <m:t>cov</m:t>
        </m:r>
        <m:d>
          <m:dPr>
            <m:ctrlPr>
              <w:rPr>
                <w:rFonts w:ascii="Cambria Math" w:eastAsia="Cambria Math" w:hAnsi="Cambria Math" w:cs="Cambria Math"/>
              </w:rPr>
            </m:ctrlPr>
          </m:dPr>
          <m:e>
            <m:r>
              <w:rPr>
                <w:rFonts w:ascii="Cambria Math" w:eastAsia="Cambria Math" w:hAnsi="Cambria Math" w:cs="Cambria Math"/>
              </w:rPr>
              <m:t>x</m:t>
            </m:r>
            <m:r>
              <m:rPr>
                <m:sty m:val="p"/>
              </m:rPr>
              <w:rPr>
                <w:rFonts w:ascii="Cambria Math" w:eastAsia="Cambria Math" w:hAnsi="Cambria Math" w:cs="Cambria Math"/>
              </w:rPr>
              <m:t>,</m:t>
            </m:r>
            <m:r>
              <w:rPr>
                <w:rFonts w:ascii="Cambria Math" w:eastAsia="Cambria Math" w:hAnsi="Cambria Math" w:cs="Cambria Math"/>
              </w:rPr>
              <m:t>z</m:t>
            </m:r>
          </m:e>
        </m:d>
        <m:r>
          <m:rPr>
            <m:sty m:val="p"/>
          </m:rP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b</m:t>
            </m:r>
          </m:e>
          <m:sub>
            <m:r>
              <w:rPr>
                <w:rFonts w:ascii="Cambria Math" w:eastAsia="Cambria Math" w:hAnsi="Cambria Math" w:cs="Cambria Math"/>
              </w:rPr>
              <m:t>m</m:t>
            </m:r>
          </m:sub>
          <m:sup>
            <m:r>
              <w:rPr>
                <w:rFonts w:ascii="Cambria Math" w:eastAsia="Cambria Math" w:hAnsi="Cambria Math" w:cs="Cambria Math"/>
              </w:rPr>
              <m:t>T</m:t>
            </m:r>
          </m:sup>
        </m:sSubSup>
        <m:r>
          <w:rPr>
            <w:rFonts w:ascii="Cambria Math" w:eastAsia="Cambria Math" w:hAnsi="Cambria Math" w:cs="Cambria Math"/>
          </w:rPr>
          <m:t>A </m:t>
        </m:r>
        <m:sSubSup>
          <m:sSubSupPr>
            <m:ctrlPr>
              <w:rPr>
                <w:rFonts w:ascii="Cambria Math" w:eastAsia="Cambria Math" w:hAnsi="Cambria Math" w:cs="Cambria Math"/>
              </w:rPr>
            </m:ctrlPr>
          </m:sSubSupPr>
          <m:e>
            <m:r>
              <w:rPr>
                <w:rFonts w:ascii="Cambria Math" w:eastAsia="Cambria Math" w:hAnsi="Cambria Math" w:cs="Cambria Math"/>
              </w:rPr>
              <m:t>B</m:t>
            </m:r>
          </m:e>
          <m:sub>
            <m:r>
              <m:rPr>
                <m:sty m:val="p"/>
              </m:rPr>
              <w:rPr>
                <w:rFonts w:ascii="Cambria Math" w:eastAsia="Cambria Math" w:hAnsi="Cambria Math" w:cs="Cambria Math"/>
              </w:rPr>
              <m:t>-</m:t>
            </m:r>
            <m:r>
              <w:rPr>
                <w:rFonts w:ascii="Cambria Math" w:eastAsia="Cambria Math" w:hAnsi="Cambria Math" w:cs="Cambria Math"/>
              </w:rPr>
              <m:t>m</m:t>
            </m:r>
          </m:sub>
          <m:sup>
            <m:r>
              <w:rPr>
                <w:rFonts w:ascii="Cambria Math" w:eastAsia="Cambria Math" w:hAnsi="Cambria Math" w:cs="Cambria Math"/>
              </w:rPr>
              <m:t>T</m:t>
            </m:r>
          </m:sup>
        </m:sSubSup>
        <m:r>
          <m:rPr>
            <m:sty m:val="p"/>
          </m:rPr>
          <w:rPr>
            <w:rFonts w:ascii="Cambria Math" w:eastAsia="Cambria Math" w:hAnsi="Cambria Math" w:cs="Cambria Math"/>
          </w:rPr>
          <m:t>.</m:t>
        </m:r>
      </m:oMath>
      <w:r>
        <w:rPr>
          <w:rFonts w:ascii="Times New Roman" w:eastAsia="Times New Roman" w:hAnsi="Times New Roman" w:cs="Times New Roman"/>
        </w:rPr>
        <w:t xml:space="preserve"> The expectation of </w:t>
      </w:r>
      <m:oMath>
        <m:acc>
          <m:accPr>
            <m:ctrlPr>
              <w:rPr>
                <w:rFonts w:ascii="Cambria Math" w:eastAsia="Cambria Math" w:hAnsi="Cambria Math" w:cs="Cambria Math"/>
              </w:rPr>
            </m:ctrlPr>
          </m:accPr>
          <m:e>
            <m:r>
              <w:rPr>
                <w:rFonts w:ascii="Cambria Math" w:eastAsia="Cambria Math" w:hAnsi="Cambria Math" w:cs="Cambria Math"/>
              </w:rPr>
              <m:t>β</m:t>
            </m:r>
          </m:e>
        </m:acc>
      </m:oMath>
      <w:r>
        <w:rPr>
          <w:rFonts w:ascii="Times New Roman" w:eastAsia="Times New Roman" w:hAnsi="Times New Roman" w:cs="Times New Roman"/>
        </w:rPr>
        <w:t xml:space="preserve"> is then </w:t>
      </w:r>
      <m:oMath>
        <m:r>
          <w:rPr>
            <w:rFonts w:ascii="Cambria Math" w:eastAsia="Cambria Math" w:hAnsi="Cambria Math" w:cs="Cambria Math"/>
          </w:rPr>
          <m:t>E</m:t>
        </m:r>
        <m:d>
          <m:dPr>
            <m:begChr m:val="["/>
            <m:endChr m:val="]"/>
            <m:ctrlPr>
              <w:rPr>
                <w:rFonts w:ascii="Cambria Math" w:eastAsia="Cambria Math" w:hAnsi="Cambria Math" w:cs="Cambria Math"/>
              </w:rPr>
            </m:ctrlPr>
          </m:dPr>
          <m:e>
            <m:acc>
              <m:accPr>
                <m:ctrlPr>
                  <w:rPr>
                    <w:rFonts w:ascii="Cambria Math" w:eastAsia="Cambria Math" w:hAnsi="Cambria Math" w:cs="Cambria Math"/>
                  </w:rPr>
                </m:ctrlPr>
              </m:accPr>
              <m:e>
                <m:r>
                  <w:rPr>
                    <w:rFonts w:ascii="Cambria Math" w:eastAsia="Cambria Math" w:hAnsi="Cambria Math" w:cs="Cambria Math"/>
                  </w:rPr>
                  <m:t>β</m:t>
                </m:r>
              </m:e>
            </m:acc>
          </m:e>
        </m:d>
        <m:r>
          <m:rPr>
            <m:sty m:val="p"/>
          </m:rPr>
          <w:rPr>
            <w:rFonts w:ascii="Cambria Math" w:eastAsia="Cambria Math" w:hAnsi="Cambria Math" w:cs="Cambria Math"/>
          </w:rPr>
          <m:t>=</m:t>
        </m:r>
        <m:r>
          <w:rPr>
            <w:rFonts w:ascii="Cambria Math" w:eastAsia="Cambria Math" w:hAnsi="Cambria Math" w:cs="Cambria Math"/>
          </w:rPr>
          <m:t>β</m:t>
        </m:r>
        <m:r>
          <m:rPr>
            <m:sty m:val="p"/>
          </m:rPr>
          <w:rPr>
            <w:rFonts w:ascii="Cambria Math" w:eastAsia="Cambria Math" w:hAnsi="Cambria Math" w:cs="Cambria Math"/>
          </w:rPr>
          <m:t>+</m:t>
        </m:r>
        <m:sSub>
          <m:sSubPr>
            <m:ctrlPr>
              <w:rPr>
                <w:rFonts w:ascii="Cambria Math" w:eastAsia="Cambria Math" w:hAnsi="Cambria Math" w:cs="Cambria Math"/>
              </w:rPr>
            </m:ctrlPr>
          </m:sSubPr>
          <m:e>
            <m:r>
              <m:rPr>
                <m:nor/>
              </m:rPr>
              <w:rPr>
                <w:rFonts w:ascii="Times New Roman" w:eastAsia="Times New Roman" w:hAnsi="Times New Roman" w:cs="Times New Roman"/>
              </w:rPr>
              <m:t>bias</m:t>
            </m:r>
          </m:e>
          <m:sub>
            <m:r>
              <w:rPr>
                <w:rFonts w:ascii="Cambria Math" w:eastAsia="Cambria Math" w:hAnsi="Cambria Math" w:cs="Cambria Math"/>
              </w:rPr>
              <m:t>m</m:t>
            </m:r>
          </m:sub>
        </m:sSub>
        <m:r>
          <m:rPr>
            <m:sty m:val="p"/>
          </m:rPr>
          <w:rPr>
            <w:rFonts w:ascii="Cambria Math" w:eastAsia="Cambria Math" w:hAnsi="Cambria Math" w:cs="Cambria Math"/>
          </w:rPr>
          <m:t>.</m:t>
        </m:r>
      </m:oMath>
      <w:r>
        <w:rPr>
          <w:rFonts w:ascii="Times New Roman" w:eastAsia="Times New Roman" w:hAnsi="Times New Roman" w:cs="Times New Roman"/>
        </w:rPr>
        <w:t xml:space="preserve"> Conditional on </w:t>
      </w:r>
      <m:oMath>
        <m:r>
          <w:rPr>
            <w:rFonts w:ascii="Cambria Math" w:eastAsia="Cambria Math" w:hAnsi="Cambria Math" w:cs="Cambria Math"/>
          </w:rPr>
          <m:t>X</m:t>
        </m:r>
      </m:oMath>
      <w:r>
        <w:rPr>
          <w:rFonts w:ascii="Times New Roman" w:eastAsia="Times New Roman" w:hAnsi="Times New Roman" w:cs="Times New Roman"/>
        </w:rPr>
        <w:t xml:space="preserve">, the regression estimator sampling variance is </w:t>
      </w:r>
      <m:oMath>
        <m:r>
          <m:rPr>
            <m:sty m:val="p"/>
          </m:rPr>
          <w:rPr>
            <w:rFonts w:ascii="Cambria Math" w:eastAsia="Cambria Math" w:hAnsi="Cambria Math" w:cs="Cambria Math"/>
          </w:rPr>
          <m:t>var</m:t>
        </m:r>
        <m:d>
          <m:dPr>
            <m:ctrlPr>
              <w:rPr>
                <w:rFonts w:ascii="Cambria Math" w:eastAsia="Cambria Math" w:hAnsi="Cambria Math" w:cs="Cambria Math"/>
              </w:rPr>
            </m:ctrlPr>
          </m:dPr>
          <m:e>
            <m:acc>
              <m:accPr>
                <m:ctrlPr>
                  <w:rPr>
                    <w:rFonts w:ascii="Cambria Math" w:eastAsia="Cambria Math" w:hAnsi="Cambria Math" w:cs="Cambria Math"/>
                  </w:rPr>
                </m:ctrlPr>
              </m:accPr>
              <m:e>
                <m:r>
                  <w:rPr>
                    <w:rFonts w:ascii="Cambria Math" w:eastAsia="Cambria Math" w:hAnsi="Cambria Math" w:cs="Cambria Math"/>
                  </w:rPr>
                  <m:t>β</m:t>
                </m:r>
              </m:e>
            </m:acc>
            <m:r>
              <m:rPr>
                <m:sty m:val="p"/>
              </m:rPr>
              <w:rPr>
                <w:rFonts w:ascii="Cambria Math" w:eastAsia="Cambria Math" w:hAnsi="Cambria Math" w:cs="Cambria Math"/>
              </w:rPr>
              <m:t>∣</m:t>
            </m:r>
            <m:r>
              <w:rPr>
                <w:rFonts w:ascii="Cambria Math" w:eastAsia="Cambria Math" w:hAnsi="Cambria Math" w:cs="Cambria Math"/>
              </w:rPr>
              <m:t>X</m:t>
            </m:r>
          </m:e>
        </m:d>
        <m:r>
          <m:rPr>
            <m:sty m:val="p"/>
          </m:rP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σ</m:t>
            </m:r>
          </m:e>
          <m:sub>
            <m:r>
              <w:rPr>
                <w:rFonts w:ascii="Cambria Math" w:eastAsia="Cambria Math" w:hAnsi="Cambria Math" w:cs="Cambria Math"/>
              </w:rPr>
              <m:t>e</m:t>
            </m:r>
          </m:sub>
          <m:sup>
            <m:r>
              <w:rPr>
                <w:rFonts w:ascii="Cambria Math" w:eastAsia="Cambria Math" w:hAnsi="Cambria Math" w:cs="Cambria Math"/>
              </w:rPr>
              <m:t>2</m:t>
            </m:r>
          </m:sup>
        </m:sSubSup>
        <m:r>
          <m:rPr>
            <m:sty m:val="p"/>
          </m:rP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T</m:t>
            </m:r>
          </m:sup>
        </m:sSup>
        <m:r>
          <w:rPr>
            <w:rFonts w:ascii="Cambria Math" w:eastAsia="Cambria Math" w:hAnsi="Cambria Math" w:cs="Cambria Math"/>
          </w:rPr>
          <m:t>x</m:t>
        </m:r>
      </m:oMath>
      <w:r>
        <w:rPr>
          <w:rFonts w:ascii="Times New Roman" w:eastAsia="Times New Roman" w:hAnsi="Times New Roman" w:cs="Times New Roman"/>
        </w:rPr>
        <w:t xml:space="preserve"> with </w:t>
      </w:r>
      <m:oMath>
        <m:sSubSup>
          <m:sSubSupPr>
            <m:ctrlPr>
              <w:rPr>
                <w:rFonts w:ascii="Cambria Math" w:eastAsia="Cambria Math" w:hAnsi="Cambria Math" w:cs="Cambria Math"/>
              </w:rPr>
            </m:ctrlPr>
          </m:sSubSupPr>
          <m:e>
            <m:r>
              <w:rPr>
                <w:rFonts w:ascii="Cambria Math" w:eastAsia="Cambria Math" w:hAnsi="Cambria Math" w:cs="Cambria Math"/>
              </w:rPr>
              <m:t>σ</m:t>
            </m:r>
          </m:e>
          <m:sub>
            <m:r>
              <w:rPr>
                <w:rFonts w:ascii="Cambria Math" w:eastAsia="Cambria Math" w:hAnsi="Cambria Math" w:cs="Cambria Math"/>
              </w:rPr>
              <m:t>e</m:t>
            </m:r>
          </m:sub>
          <m:sup>
            <m:r>
              <w:rPr>
                <w:rFonts w:ascii="Cambria Math" w:eastAsia="Cambria Math" w:hAnsi="Cambria Math" w:cs="Cambria Math"/>
              </w:rPr>
              <m:t>2</m:t>
            </m:r>
          </m:sup>
        </m:sSubSup>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Σ</m:t>
            </m:r>
          </m:e>
          <m:sub>
            <m:r>
              <w:rPr>
                <w:rFonts w:ascii="Cambria Math" w:eastAsia="Cambria Math" w:hAnsi="Cambria Math" w:cs="Cambria Math"/>
              </w:rPr>
              <m:t>E</m:t>
            </m:r>
          </m:sub>
        </m:sSub>
        <m:sSub>
          <m:sSubPr>
            <m:ctrlPr>
              <w:rPr>
                <w:rFonts w:ascii="Cambria Math" w:eastAsia="Cambria Math" w:hAnsi="Cambria Math" w:cs="Cambria Math"/>
              </w:rPr>
            </m:ctrlPr>
          </m:sSubPr>
          <m:e>
            <m:r>
              <m:rPr>
                <m:sty m:val="p"/>
              </m:rPr>
              <w:rPr>
                <w:rFonts w:ascii="Cambria Math" w:eastAsia="Cambria Math" w:hAnsi="Cambria Math" w:cs="Cambria Math"/>
              </w:rPr>
              <m:t>}</m:t>
            </m:r>
          </m:e>
          <m:sub>
            <m:r>
              <w:rPr>
                <w:rFonts w:ascii="Cambria Math" w:eastAsia="Cambria Math" w:hAnsi="Cambria Math" w:cs="Cambria Math"/>
              </w:rPr>
              <m:t>k</m:t>
            </m:r>
            <m:r>
              <m:rPr>
                <m:sty m:val="p"/>
              </m:rPr>
              <w:rPr>
                <w:rFonts w:ascii="Cambria Math" w:eastAsia="Cambria Math" w:hAnsi="Cambria Math" w:cs="Cambria Math"/>
              </w:rPr>
              <m:t>,</m:t>
            </m:r>
            <m:r>
              <w:rPr>
                <w:rFonts w:ascii="Cambria Math" w:eastAsia="Cambria Math" w:hAnsi="Cambria Math" w:cs="Cambria Math"/>
              </w:rPr>
              <m:t>k</m:t>
            </m:r>
          </m:sub>
        </m:sSub>
      </m:oMath>
      <w:r>
        <w:rPr>
          <w:rFonts w:ascii="Times New Roman" w:eastAsia="Times New Roman" w:hAnsi="Times New Roman" w:cs="Times New Roman"/>
        </w:rPr>
        <w:t xml:space="preserve">. For large </w:t>
      </w:r>
      <m:oMath>
        <m:r>
          <w:rPr>
            <w:rFonts w:ascii="Cambria Math" w:eastAsia="Cambria Math" w:hAnsi="Cambria Math" w:cs="Cambria Math"/>
          </w:rPr>
          <m:t>N</m:t>
        </m:r>
      </m:oMath>
      <w:r>
        <w:rPr>
          <w:rFonts w:ascii="Times New Roman" w:eastAsia="Times New Roman" w:hAnsi="Times New Roman" w:cs="Times New Roman"/>
        </w:rPr>
        <w:t xml:space="preserve">, we have </w:t>
      </w:r>
      <m:oMath>
        <m:r>
          <m:rPr>
            <m:sty m:val="p"/>
          </m:rPr>
          <w:rPr>
            <w:rFonts w:ascii="Cambria Math" w:eastAsia="Cambria Math" w:hAnsi="Cambria Math" w:cs="Cambria Math"/>
          </w:rPr>
          <m:t>var</m:t>
        </m:r>
        <m:d>
          <m:dPr>
            <m:ctrlPr>
              <w:rPr>
                <w:rFonts w:ascii="Cambria Math" w:eastAsia="Cambria Math" w:hAnsi="Cambria Math" w:cs="Cambria Math"/>
              </w:rPr>
            </m:ctrlPr>
          </m:dPr>
          <m:e>
            <m:acc>
              <m:accPr>
                <m:ctrlPr>
                  <w:rPr>
                    <w:rFonts w:ascii="Cambria Math" w:eastAsia="Cambria Math" w:hAnsi="Cambria Math" w:cs="Cambria Math"/>
                  </w:rPr>
                </m:ctrlPr>
              </m:accPr>
              <m:e>
                <m:r>
                  <w:rPr>
                    <w:rFonts w:ascii="Cambria Math" w:eastAsia="Cambria Math" w:hAnsi="Cambria Math" w:cs="Cambria Math"/>
                  </w:rPr>
                  <m:t>β</m:t>
                </m:r>
              </m:e>
            </m:acc>
          </m:e>
        </m:d>
        <m:r>
          <m:rPr>
            <m:sty m:val="p"/>
          </m:rP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σ</m:t>
            </m:r>
          </m:e>
          <m:sub>
            <m:r>
              <w:rPr>
                <w:rFonts w:ascii="Cambria Math" w:eastAsia="Cambria Math" w:hAnsi="Cambria Math" w:cs="Cambria Math"/>
              </w:rPr>
              <m:t>e</m:t>
            </m:r>
          </m:sub>
          <m:sup>
            <m:r>
              <w:rPr>
                <w:rFonts w:ascii="Cambria Math" w:eastAsia="Cambria Math" w:hAnsi="Cambria Math" w:cs="Cambria Math"/>
              </w:rPr>
              <m:t>2</m:t>
            </m:r>
          </m:sup>
        </m:sSubSup>
        <m:r>
          <w:rPr>
            <w:rFonts w:ascii="Cambria Math" w:eastAsia="Cambria Math" w:hAnsi="Cambria Math" w:cs="Cambria Math"/>
          </w:rPr>
          <m:t>/N</m:t>
        </m:r>
        <m:sSubSup>
          <m:sSubSupPr>
            <m:ctrlPr>
              <w:rPr>
                <w:rFonts w:ascii="Cambria Math" w:eastAsia="Cambria Math" w:hAnsi="Cambria Math" w:cs="Cambria Math"/>
              </w:rPr>
            </m:ctrlPr>
          </m:sSubSupPr>
          <m:e>
            <m:r>
              <w:rPr>
                <w:rFonts w:ascii="Cambria Math" w:eastAsia="Cambria Math" w:hAnsi="Cambria Math" w:cs="Cambria Math"/>
              </w:rPr>
              <m:t>σ</m:t>
            </m:r>
          </m:e>
          <m:sub>
            <m:r>
              <w:rPr>
                <w:rFonts w:ascii="Cambria Math" w:eastAsia="Cambria Math" w:hAnsi="Cambria Math" w:cs="Cambria Math"/>
              </w:rPr>
              <m:t>x</m:t>
            </m:r>
          </m:sub>
          <m:sup>
            <m:r>
              <w:rPr>
                <w:rFonts w:ascii="Cambria Math" w:eastAsia="Cambria Math" w:hAnsi="Cambria Math" w:cs="Cambria Math"/>
              </w:rPr>
              <m:t>2</m:t>
            </m:r>
          </m:sup>
        </m:sSubSup>
      </m:oMath>
      <w:bookmarkEnd w:id="77"/>
    </w:p>
    <w:p w14:paraId="4D896285" w14:textId="77777777" w:rsidR="000A7E31" w:rsidRDefault="00000000">
      <w:pPr>
        <w:pStyle w:val="Heading3"/>
      </w:pPr>
      <w:bookmarkStart w:id="78" w:name="test-statistic"/>
      <w:r>
        <w:rPr>
          <w:rFonts w:eastAsia="Times New Roman"/>
        </w:rPr>
        <w:t>Test statistic</w:t>
      </w:r>
    </w:p>
    <w:p w14:paraId="2A955738" w14:textId="77777777" w:rsidR="000A7E31" w:rsidRDefault="00000000">
      <w:pPr>
        <w:pStyle w:val="FirstParagraph"/>
        <w:rPr>
          <w:rFonts w:ascii="Times New Roman" w:hAnsi="Times New Roman" w:cs="Times New Roman"/>
        </w:rPr>
      </w:pPr>
      <w:r>
        <w:rPr>
          <w:rFonts w:ascii="Times New Roman" w:eastAsia="Times New Roman" w:hAnsi="Times New Roman" w:cs="Times New Roman"/>
        </w:rPr>
        <w:t xml:space="preserve">The </w:t>
      </w:r>
      <m:oMath>
        <m:r>
          <w:rPr>
            <w:rFonts w:ascii="Cambria Math" w:eastAsia="Cambria Math" w:hAnsi="Cambria Math" w:cs="Cambria Math"/>
          </w:rPr>
          <m:t>t</m:t>
        </m:r>
      </m:oMath>
      <w:r>
        <w:rPr>
          <w:rFonts w:ascii="Times New Roman" w:eastAsia="Times New Roman" w:hAnsi="Times New Roman" w:cs="Times New Roman"/>
        </w:rPr>
        <w:t>-statistic is</w:t>
      </w:r>
    </w:p>
    <w:p w14:paraId="3E3FBD16" w14:textId="77777777" w:rsidR="000A7E31" w:rsidRDefault="00000000">
      <w:pPr>
        <w:pStyle w:val="BodyText"/>
        <w:rPr>
          <w:rFonts w:ascii="Times New Roman" w:hAnsi="Times New Roman" w:cs="Times New Roman"/>
        </w:rPr>
      </w:pPr>
      <m:oMathPara>
        <m:oMath>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mk</m:t>
              </m:r>
            </m:sub>
          </m:sSub>
          <m:r>
            <m:rPr>
              <m:sty m:val="p"/>
            </m:rPr>
            <w:rPr>
              <w:rFonts w:ascii="Cambria Math" w:eastAsia="Cambria Math" w:hAnsi="Cambria Math" w:cs="Cambria Math"/>
            </w:rPr>
            <m:t>=</m:t>
          </m:r>
          <m:acc>
            <m:accPr>
              <m:ctrlPr>
                <w:rPr>
                  <w:rFonts w:ascii="Cambria Math" w:eastAsia="Cambria Math" w:hAnsi="Cambria Math" w:cs="Cambria Math"/>
                </w:rPr>
              </m:ctrlPr>
            </m:accPr>
            <m:e>
              <m:r>
                <w:rPr>
                  <w:rFonts w:ascii="Cambria Math" w:eastAsia="Cambria Math" w:hAnsi="Cambria Math" w:cs="Cambria Math"/>
                </w:rPr>
                <m:t>β</m:t>
              </m:r>
            </m:e>
          </m:acc>
          <m:r>
            <w:rPr>
              <w:rFonts w:ascii="Cambria Math" w:eastAsia="Cambria Math" w:hAnsi="Cambria Math" w:cs="Cambria Math"/>
            </w:rPr>
            <m:t>/</m:t>
          </m:r>
          <m:r>
            <m:rPr>
              <m:sty m:val="p"/>
            </m:rPr>
            <w:rPr>
              <w:rFonts w:ascii="Cambria Math" w:eastAsia="Cambria Math" w:hAnsi="Cambria Math" w:cs="Cambria Math"/>
            </w:rPr>
            <m:t>se</m:t>
          </m:r>
          <m:d>
            <m:dPr>
              <m:ctrlPr>
                <w:rPr>
                  <w:rFonts w:ascii="Cambria Math" w:eastAsia="Cambria Math" w:hAnsi="Cambria Math" w:cs="Cambria Math"/>
                </w:rPr>
              </m:ctrlPr>
            </m:dPr>
            <m:e>
              <m:acc>
                <m:accPr>
                  <m:ctrlPr>
                    <w:rPr>
                      <w:rFonts w:ascii="Cambria Math" w:eastAsia="Cambria Math" w:hAnsi="Cambria Math" w:cs="Cambria Math"/>
                    </w:rPr>
                  </m:ctrlPr>
                </m:accPr>
                <m:e>
                  <m:r>
                    <w:rPr>
                      <w:rFonts w:ascii="Cambria Math" w:eastAsia="Cambria Math" w:hAnsi="Cambria Math" w:cs="Cambria Math"/>
                    </w:rPr>
                    <m:t>β</m:t>
                  </m:r>
                </m:e>
              </m:acc>
            </m:e>
          </m:d>
          <m:r>
            <m:rPr>
              <m:sty m:val="p"/>
            </m:rPr>
            <w:rPr>
              <w:rFonts w:ascii="Cambria Math" w:eastAsia="Cambria Math" w:hAnsi="Cambria Math" w:cs="Cambria Math"/>
            </w:rPr>
            <m:t>=</m:t>
          </m:r>
          <m:rad>
            <m:radPr>
              <m:degHide m:val="1"/>
              <m:ctrlPr>
                <w:rPr>
                  <w:rFonts w:ascii="Cambria Math" w:eastAsia="Cambria Math" w:hAnsi="Cambria Math" w:cs="Cambria Math"/>
                </w:rPr>
              </m:ctrlPr>
            </m:radPr>
            <m:deg/>
            <m:e>
              <m:r>
                <w:rPr>
                  <w:rFonts w:ascii="Cambria Math" w:eastAsia="Cambria Math" w:hAnsi="Cambria Math" w:cs="Cambria Math"/>
                </w:rPr>
                <m:t>N</m:t>
              </m:r>
              <m:sSubSup>
                <m:sSubSupPr>
                  <m:ctrlPr>
                    <w:rPr>
                      <w:rFonts w:ascii="Cambria Math" w:eastAsia="Cambria Math" w:hAnsi="Cambria Math" w:cs="Cambria Math"/>
                    </w:rPr>
                  </m:ctrlPr>
                </m:sSubSupPr>
                <m:e>
                  <m:r>
                    <w:rPr>
                      <w:rFonts w:ascii="Cambria Math" w:eastAsia="Cambria Math" w:hAnsi="Cambria Math" w:cs="Cambria Math"/>
                    </w:rPr>
                    <m:t>σ</m:t>
                  </m:r>
                </m:e>
                <m:sub>
                  <m:r>
                    <w:rPr>
                      <w:rFonts w:ascii="Cambria Math" w:eastAsia="Cambria Math" w:hAnsi="Cambria Math" w:cs="Cambria Math"/>
                    </w:rPr>
                    <m:t>x</m:t>
                  </m:r>
                </m:sub>
                <m:sup>
                  <m:r>
                    <w:rPr>
                      <w:rFonts w:ascii="Cambria Math" w:eastAsia="Cambria Math" w:hAnsi="Cambria Math" w:cs="Cambria Math"/>
                    </w:rPr>
                    <m:t>2</m:t>
                  </m:r>
                </m:sup>
              </m:sSubSup>
              <m:r>
                <m:rPr>
                  <m:sty m:val="p"/>
                </m:rP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σ</m:t>
                  </m:r>
                </m:e>
                <m:sub>
                  <m:r>
                    <w:rPr>
                      <w:rFonts w:ascii="Cambria Math" w:eastAsia="Cambria Math" w:hAnsi="Cambria Math" w:cs="Cambria Math"/>
                    </w:rPr>
                    <m:t>e</m:t>
                  </m:r>
                </m:sub>
                <m:sup>
                  <m:r>
                    <w:rPr>
                      <w:rFonts w:ascii="Cambria Math" w:eastAsia="Cambria Math" w:hAnsi="Cambria Math" w:cs="Cambria Math"/>
                    </w:rPr>
                    <m:t>2</m:t>
                  </m:r>
                </m:sup>
              </m:sSubSup>
            </m:e>
          </m:rad>
          <m:d>
            <m:dPr>
              <m:ctrlPr>
                <w:rPr>
                  <w:rFonts w:ascii="Cambria Math" w:eastAsia="Cambria Math" w:hAnsi="Cambria Math" w:cs="Cambria Math"/>
                </w:rPr>
              </m:ctrlPr>
            </m:dPr>
            <m:e>
              <m:r>
                <w:rPr>
                  <w:rFonts w:ascii="Cambria Math" w:eastAsia="Cambria Math" w:hAnsi="Cambria Math" w:cs="Cambria Math"/>
                </w:rPr>
                <m:t>β</m:t>
              </m:r>
              <m:r>
                <m:rPr>
                  <m:sty m:val="p"/>
                </m:rPr>
                <w:rPr>
                  <w:rFonts w:ascii="Cambria Math" w:eastAsia="Cambria Math" w:hAnsi="Cambria Math" w:cs="Cambria Math"/>
                </w:rPr>
                <m:t>+</m:t>
              </m:r>
              <m:sSub>
                <m:sSubPr>
                  <m:ctrlPr>
                    <w:rPr>
                      <w:rFonts w:ascii="Cambria Math" w:eastAsia="Cambria Math" w:hAnsi="Cambria Math" w:cs="Cambria Math"/>
                    </w:rPr>
                  </m:ctrlPr>
                </m:sSubPr>
                <m:e>
                  <m:r>
                    <m:rPr>
                      <m:nor/>
                    </m:rPr>
                    <w:rPr>
                      <w:rFonts w:ascii="Times New Roman" w:eastAsia="Times New Roman" w:hAnsi="Times New Roman" w:cs="Times New Roman"/>
                    </w:rPr>
                    <m:t>bias</m:t>
                  </m:r>
                </m:e>
                <m:sub>
                  <m:r>
                    <w:rPr>
                      <w:rFonts w:ascii="Cambria Math" w:eastAsia="Cambria Math" w:hAnsi="Cambria Math" w:cs="Cambria Math"/>
                    </w:rPr>
                    <m:t>m</m:t>
                  </m:r>
                </m:sub>
              </m:sSub>
            </m:e>
          </m:d>
          <m:r>
            <m:rPr>
              <m:sty m:val="p"/>
            </m:rPr>
            <w:rPr>
              <w:rFonts w:ascii="Cambria Math" w:eastAsia="Cambria Math" w:hAnsi="Cambria Math" w:cs="Cambria Math"/>
            </w:rPr>
            <m:t>.</m:t>
          </m:r>
        </m:oMath>
      </m:oMathPara>
    </w:p>
    <w:p w14:paraId="2E45C23F" w14:textId="77777777" w:rsidR="000A7E31" w:rsidRDefault="00000000">
      <w:pPr>
        <w:pStyle w:val="FirstParagraph"/>
        <w:rPr>
          <w:rFonts w:ascii="Times New Roman" w:hAnsi="Times New Roman" w:cs="Times New Roman"/>
        </w:rPr>
      </w:pPr>
      <w:r>
        <w:rPr>
          <w:rFonts w:ascii="Times New Roman" w:eastAsia="Times New Roman" w:hAnsi="Times New Roman" w:cs="Times New Roman"/>
        </w:rPr>
        <w:t xml:space="preserve">Squaring </w:t>
      </w:r>
      <m:oMath>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mk</m:t>
            </m:r>
          </m:sub>
        </m:sSub>
      </m:oMath>
      <w:r>
        <w:rPr>
          <w:rFonts w:ascii="Times New Roman" w:eastAsia="Times New Roman" w:hAnsi="Times New Roman" w:cs="Times New Roman"/>
        </w:rPr>
        <w:t xml:space="preserve"> yields a non-central </w:t>
      </w:r>
      <m:oMath>
        <m:sSubSup>
          <m:sSubSupPr>
            <m:ctrlPr>
              <w:rPr>
                <w:rFonts w:ascii="Cambria Math" w:eastAsia="Cambria Math" w:hAnsi="Cambria Math" w:cs="Cambria Math"/>
              </w:rPr>
            </m:ctrlPr>
          </m:sSubSupPr>
          <m:e>
            <m:r>
              <w:rPr>
                <w:rFonts w:ascii="Cambria Math" w:eastAsia="Cambria Math" w:hAnsi="Cambria Math" w:cs="Cambria Math"/>
              </w:rPr>
              <m:t>χ</m:t>
            </m:r>
          </m:e>
          <m:sub>
            <m:r>
              <w:rPr>
                <w:rFonts w:ascii="Cambria Math" w:eastAsia="Cambria Math" w:hAnsi="Cambria Math" w:cs="Cambria Math"/>
              </w:rPr>
              <m:t>1</m:t>
            </m:r>
          </m:sub>
          <m:sup>
            <m:r>
              <w:rPr>
                <w:rFonts w:ascii="Cambria Math" w:eastAsia="Cambria Math" w:hAnsi="Cambria Math" w:cs="Cambria Math"/>
              </w:rPr>
              <m:t>2</m:t>
            </m:r>
          </m:sup>
        </m:sSubSup>
      </m:oMath>
      <w:r>
        <w:rPr>
          <w:rFonts w:ascii="Times New Roman" w:eastAsia="Times New Roman" w:hAnsi="Times New Roman" w:cs="Times New Roman"/>
        </w:rPr>
        <w:t xml:space="preserve"> statistic with non-centrality parameter</w:t>
      </w:r>
    </w:p>
    <w:p w14:paraId="4539A8C7" w14:textId="77777777" w:rsidR="000A7E31" w:rsidRDefault="00000000">
      <w:pPr>
        <w:pStyle w:val="BodyText"/>
        <w:rPr>
          <w:rFonts w:ascii="Times New Roman" w:hAnsi="Times New Roman" w:cs="Times New Roman"/>
        </w:rPr>
      </w:pPr>
      <m:oMathPara>
        <m:oMath>
          <m:sSub>
            <m:sSubPr>
              <m:ctrlPr>
                <w:rPr>
                  <w:rFonts w:ascii="Cambria Math" w:eastAsia="Cambria Math" w:hAnsi="Cambria Math" w:cs="Cambria Math"/>
                </w:rPr>
              </m:ctrlPr>
            </m:sSubPr>
            <m:e>
              <m:r>
                <w:rPr>
                  <w:rFonts w:ascii="Cambria Math" w:eastAsia="Cambria Math" w:hAnsi="Cambria Math" w:cs="Cambria Math"/>
                </w:rPr>
                <m:t>λ</m:t>
              </m:r>
            </m:e>
            <m:sub>
              <m:r>
                <w:rPr>
                  <w:rFonts w:ascii="Cambria Math" w:eastAsia="Cambria Math" w:hAnsi="Cambria Math" w:cs="Cambria Math"/>
                </w:rPr>
                <m:t>mk</m:t>
              </m:r>
            </m:sub>
          </m:sSub>
          <m:r>
            <m:rPr>
              <m:sty m:val="p"/>
            </m:rP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N</m:t>
              </m:r>
              <m:sSup>
                <m:sSupPr>
                  <m:ctrlPr>
                    <w:rPr>
                      <w:rFonts w:ascii="Cambria Math" w:eastAsia="Cambria Math" w:hAnsi="Cambria Math" w:cs="Cambria Math"/>
                    </w:rPr>
                  </m:ctrlPr>
                </m:sSupPr>
                <m:e>
                  <m:d>
                    <m:dPr>
                      <m:ctrlPr>
                        <w:rPr>
                          <w:rFonts w:ascii="Cambria Math" w:eastAsia="Cambria Math" w:hAnsi="Cambria Math" w:cs="Cambria Math"/>
                        </w:rPr>
                      </m:ctrlPr>
                    </m:dPr>
                    <m:e>
                      <m:r>
                        <w:rPr>
                          <w:rFonts w:ascii="Cambria Math" w:eastAsia="Cambria Math" w:hAnsi="Cambria Math" w:cs="Cambria Math"/>
                        </w:rPr>
                        <m:t>β</m:t>
                      </m:r>
                      <m:r>
                        <m:rPr>
                          <m:sty m:val="p"/>
                        </m:rPr>
                        <w:rPr>
                          <w:rFonts w:ascii="Cambria Math" w:eastAsia="Cambria Math" w:hAnsi="Cambria Math" w:cs="Cambria Math"/>
                        </w:rPr>
                        <m:t>+</m:t>
                      </m:r>
                      <m:sSub>
                        <m:sSubPr>
                          <m:ctrlPr>
                            <w:rPr>
                              <w:rFonts w:ascii="Cambria Math" w:eastAsia="Cambria Math" w:hAnsi="Cambria Math" w:cs="Cambria Math"/>
                            </w:rPr>
                          </m:ctrlPr>
                        </m:sSubPr>
                        <m:e>
                          <m:r>
                            <m:rPr>
                              <m:nor/>
                            </m:rPr>
                            <w:rPr>
                              <w:rFonts w:ascii="Times New Roman" w:eastAsia="Times New Roman" w:hAnsi="Times New Roman" w:cs="Times New Roman"/>
                            </w:rPr>
                            <m:t>bias</m:t>
                          </m:r>
                        </m:e>
                        <m:sub>
                          <m:r>
                            <w:rPr>
                              <w:rFonts w:ascii="Cambria Math" w:eastAsia="Cambria Math" w:hAnsi="Cambria Math" w:cs="Cambria Math"/>
                            </w:rPr>
                            <m:t>m</m:t>
                          </m:r>
                        </m:sub>
                      </m:sSub>
                    </m:e>
                  </m:d>
                </m:e>
                <m:sup>
                  <m:r>
                    <w:rPr>
                      <w:rFonts w:ascii="Cambria Math" w:eastAsia="Cambria Math" w:hAnsi="Cambria Math" w:cs="Cambria Math"/>
                    </w:rPr>
                    <m:t>2</m:t>
                  </m:r>
                </m:sup>
              </m:sSup>
            </m:num>
            <m:den>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Σ</m:t>
                  </m:r>
                </m:e>
                <m:sub>
                  <m:r>
                    <w:rPr>
                      <w:rFonts w:ascii="Cambria Math" w:eastAsia="Cambria Math" w:hAnsi="Cambria Math" w:cs="Cambria Math"/>
                    </w:rPr>
                    <m:t>Y</m:t>
                  </m:r>
                </m:sub>
              </m:sSub>
              <m:sSub>
                <m:sSubPr>
                  <m:ctrlPr>
                    <w:rPr>
                      <w:rFonts w:ascii="Cambria Math" w:eastAsia="Cambria Math" w:hAnsi="Cambria Math" w:cs="Cambria Math"/>
                    </w:rPr>
                  </m:ctrlPr>
                </m:sSubPr>
                <m:e>
                  <m:r>
                    <m:rPr>
                      <m:sty m:val="p"/>
                    </m:rPr>
                    <w:rPr>
                      <w:rFonts w:ascii="Cambria Math" w:eastAsia="Cambria Math" w:hAnsi="Cambria Math" w:cs="Cambria Math"/>
                    </w:rPr>
                    <m:t>}</m:t>
                  </m:r>
                </m:e>
                <m:sub>
                  <m:r>
                    <w:rPr>
                      <w:rFonts w:ascii="Cambria Math" w:eastAsia="Cambria Math" w:hAnsi="Cambria Math" w:cs="Cambria Math"/>
                    </w:rPr>
                    <m:t>k</m:t>
                  </m:r>
                  <m:r>
                    <m:rPr>
                      <m:sty m:val="p"/>
                    </m:rPr>
                    <w:rPr>
                      <w:rFonts w:ascii="Cambria Math" w:eastAsia="Cambria Math" w:hAnsi="Cambria Math" w:cs="Cambria Math"/>
                    </w:rPr>
                    <m:t>,</m:t>
                  </m:r>
                  <m:r>
                    <w:rPr>
                      <w:rFonts w:ascii="Cambria Math" w:eastAsia="Cambria Math" w:hAnsi="Cambria Math" w:cs="Cambria Math"/>
                    </w:rPr>
                    <m:t>k</m:t>
                  </m:r>
                </m:sub>
              </m:sSub>
              <m:d>
                <m:dPr>
                  <m:ctrlPr>
                    <w:rPr>
                      <w:rFonts w:ascii="Cambria Math" w:eastAsia="Cambria Math" w:hAnsi="Cambria Math" w:cs="Cambria Math"/>
                    </w:rPr>
                  </m:ctrlPr>
                </m:dPr>
                <m:e>
                  <m:r>
                    <w:rPr>
                      <w:rFonts w:ascii="Cambria Math" w:eastAsia="Cambria Math" w:hAnsi="Cambria Math" w:cs="Cambria Math"/>
                    </w:rPr>
                    <m:t>1</m:t>
                  </m:r>
                  <m:r>
                    <m:rPr>
                      <m:sty m:val="p"/>
                    </m:rP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b</m:t>
                      </m:r>
                    </m:e>
                    <m:sub>
                      <m:r>
                        <w:rPr>
                          <w:rFonts w:ascii="Cambria Math" w:eastAsia="Cambria Math" w:hAnsi="Cambria Math" w:cs="Cambria Math"/>
                        </w:rPr>
                        <m:t>m</m:t>
                      </m:r>
                    </m:sub>
                    <m:sup>
                      <m:r>
                        <w:rPr>
                          <w:rFonts w:ascii="Cambria Math" w:eastAsia="Cambria Math" w:hAnsi="Cambria Math" w:cs="Cambria Math"/>
                        </w:rPr>
                        <m:t>T</m:t>
                      </m:r>
                    </m:sup>
                  </m:sSubSup>
                  <m:r>
                    <w:rPr>
                      <w:rFonts w:ascii="Cambria Math" w:eastAsia="Cambria Math" w:hAnsi="Cambria Math" w:cs="Cambria Math"/>
                    </w:rPr>
                    <m:t>A </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m</m:t>
                      </m:r>
                    </m:sub>
                  </m:sSub>
                </m:e>
              </m:d>
            </m:den>
          </m:f>
          <m:box>
            <m:boxPr>
              <m:opEmu m:val="1"/>
              <m:noBreak m:val="0"/>
              <m:ctrlPr>
                <w:rPr>
                  <w:rFonts w:ascii="Cambria Math" w:eastAsia="Cambria Math" w:hAnsi="Cambria Math" w:cs="Cambria Math"/>
                </w:rPr>
              </m:ctrlPr>
            </m:boxPr>
            <m:e>
              <m:r>
                <m:rPr>
                  <m:sty m:val="p"/>
                </m:rPr>
                <w:rPr>
                  <w:rFonts w:ascii="Cambria Math" w:eastAsia="Cambria Math" w:hAnsi="Cambria Math" w:cs="Cambria Math"/>
                </w:rPr>
                <m:t>:=</m:t>
              </m:r>
            </m:e>
          </m:box>
          <m:sSubSup>
            <m:sSubSupPr>
              <m:ctrlPr>
                <w:rPr>
                  <w:rFonts w:ascii="Cambria Math" w:eastAsia="Cambria Math" w:hAnsi="Cambria Math" w:cs="Cambria Math"/>
                </w:rPr>
              </m:ctrlPr>
            </m:sSubSupPr>
            <m:e>
              <m:r>
                <w:rPr>
                  <w:rFonts w:ascii="Cambria Math" w:eastAsia="Cambria Math" w:hAnsi="Cambria Math" w:cs="Cambria Math"/>
                </w:rPr>
                <m:t>δ</m:t>
              </m:r>
            </m:e>
            <m:sub>
              <m:r>
                <w:rPr>
                  <w:rFonts w:ascii="Cambria Math" w:eastAsia="Cambria Math" w:hAnsi="Cambria Math" w:cs="Cambria Math"/>
                </w:rPr>
                <m:t>mk</m:t>
              </m:r>
            </m:sub>
            <m:sup>
              <m:r>
                <w:rPr>
                  <w:rFonts w:ascii="Cambria Math" w:eastAsia="Cambria Math" w:hAnsi="Cambria Math" w:cs="Cambria Math"/>
                </w:rPr>
                <m:t>2</m:t>
              </m:r>
            </m:sup>
          </m:sSubSup>
          <m:r>
            <m:rPr>
              <m:sty m:val="p"/>
            </m:rPr>
            <w:rPr>
              <w:rFonts w:ascii="Cambria Math" w:eastAsia="Cambria Math" w:hAnsi="Cambria Math" w:cs="Cambria Math"/>
            </w:rPr>
            <m:t>.</m:t>
          </m:r>
        </m:oMath>
      </m:oMathPara>
    </w:p>
    <w:p w14:paraId="500CB57B" w14:textId="77777777" w:rsidR="000A7E31" w:rsidRDefault="00000000">
      <w:pPr>
        <w:pStyle w:val="FirstParagraph"/>
        <w:rPr>
          <w:rFonts w:ascii="Times New Roman" w:hAnsi="Times New Roman" w:cs="Times New Roman"/>
        </w:rPr>
      </w:pPr>
      <w:r>
        <w:rPr>
          <w:rFonts w:ascii="Times New Roman" w:eastAsia="Times New Roman" w:hAnsi="Times New Roman" w:cs="Times New Roman"/>
        </w:rPr>
        <w:t xml:space="preserve">For off target SNPs (i.e., </w:t>
      </w:r>
      <m:oMath>
        <m:r>
          <w:rPr>
            <w:rFonts w:ascii="Cambria Math" w:eastAsia="Cambria Math" w:hAnsi="Cambria Math" w:cs="Cambria Math"/>
          </w:rPr>
          <m:t>β</m:t>
        </m:r>
        <m:r>
          <m:rPr>
            <m:sty m:val="p"/>
          </m:rPr>
          <w:rPr>
            <w:rFonts w:ascii="Cambria Math" w:eastAsia="Cambria Math" w:hAnsi="Cambria Math" w:cs="Cambria Math"/>
          </w:rPr>
          <m:t>=</m:t>
        </m:r>
        <m:r>
          <w:rPr>
            <w:rFonts w:ascii="Cambria Math" w:eastAsia="Cambria Math" w:hAnsi="Cambria Math" w:cs="Cambria Math"/>
          </w:rPr>
          <m:t>0</m:t>
        </m:r>
      </m:oMath>
      <w:r>
        <w:rPr>
          <w:rFonts w:ascii="Times New Roman" w:eastAsia="Times New Roman" w:hAnsi="Times New Roman" w:cs="Times New Roman"/>
        </w:rPr>
        <w:t xml:space="preserve"> but </w:t>
      </w:r>
      <m:oMath>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m</m:t>
            </m:r>
            <m:r>
              <m:rPr>
                <m:sty m:val="p"/>
              </m:rPr>
              <w:rPr>
                <w:rFonts w:ascii="Cambria Math" w:eastAsia="Cambria Math" w:hAnsi="Cambria Math" w:cs="Cambria Math"/>
              </w:rPr>
              <m:t>,-</m:t>
            </m:r>
            <m:r>
              <w:rPr>
                <w:rFonts w:ascii="Cambria Math" w:eastAsia="Cambria Math" w:hAnsi="Cambria Math" w:cs="Cambria Math"/>
              </w:rPr>
              <m:t>k</m:t>
            </m:r>
          </m:sub>
        </m:sSub>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0</m:t>
            </m:r>
          </m:e>
          <m:sub>
            <m:r>
              <w:rPr>
                <w:rFonts w:ascii="Cambria Math" w:eastAsia="Cambria Math" w:hAnsi="Cambria Math" w:cs="Cambria Math"/>
              </w:rPr>
              <m:t>K</m:t>
            </m:r>
            <m:r>
              <m:rPr>
                <m:sty m:val="p"/>
              </m:rPr>
              <w:rPr>
                <w:rFonts w:ascii="Cambria Math" w:eastAsia="Cambria Math" w:hAnsi="Cambria Math" w:cs="Cambria Math"/>
              </w:rPr>
              <m:t>-</m:t>
            </m:r>
            <m:r>
              <w:rPr>
                <w:rFonts w:ascii="Cambria Math" w:eastAsia="Cambria Math" w:hAnsi="Cambria Math" w:cs="Cambria Math"/>
              </w:rPr>
              <m:t>1</m:t>
            </m:r>
          </m:sub>
        </m:sSub>
      </m:oMath>
      <w:r>
        <w:rPr>
          <w:rFonts w:ascii="Times New Roman" w:eastAsia="Times New Roman" w:hAnsi="Times New Roman" w:cs="Times New Roman"/>
        </w:rPr>
        <w:t xml:space="preserve">, the statistic is still non–central because, although </w:t>
      </w:r>
      <m:oMath>
        <m:r>
          <w:rPr>
            <w:rFonts w:ascii="Cambria Math" w:eastAsia="Cambria Math" w:hAnsi="Cambria Math" w:cs="Cambria Math"/>
          </w:rPr>
          <m:t>β</m:t>
        </m:r>
        <m:r>
          <m:rPr>
            <m:sty m:val="p"/>
          </m:rPr>
          <w:rPr>
            <w:rFonts w:ascii="Cambria Math" w:eastAsia="Cambria Math" w:hAnsi="Cambria Math" w:cs="Cambria Math"/>
          </w:rPr>
          <m:t>=</m:t>
        </m:r>
        <m:r>
          <w:rPr>
            <w:rFonts w:ascii="Cambria Math" w:eastAsia="Cambria Math" w:hAnsi="Cambria Math" w:cs="Cambria Math"/>
          </w:rPr>
          <m:t>0</m:t>
        </m:r>
      </m:oMath>
      <w:r>
        <w:rPr>
          <w:rFonts w:ascii="Times New Roman" w:eastAsia="Times New Roman" w:hAnsi="Times New Roman" w:cs="Times New Roman"/>
        </w:rPr>
        <w:t xml:space="preserve">, </w:t>
      </w:r>
      <m:oMath>
        <m:sSub>
          <m:sSubPr>
            <m:ctrlPr>
              <w:rPr>
                <w:rFonts w:ascii="Cambria Math" w:eastAsia="Cambria Math" w:hAnsi="Cambria Math" w:cs="Cambria Math"/>
              </w:rPr>
            </m:ctrlPr>
          </m:sSubPr>
          <m:e>
            <m:r>
              <m:rPr>
                <m:nor/>
              </m:rPr>
              <w:rPr>
                <w:rFonts w:ascii="Times New Roman" w:eastAsia="Times New Roman" w:hAnsi="Times New Roman" w:cs="Times New Roman"/>
              </w:rPr>
              <m:t>bias</m:t>
            </m:r>
          </m:e>
          <m:sub>
            <m:r>
              <w:rPr>
                <w:rFonts w:ascii="Cambria Math" w:eastAsia="Cambria Math" w:hAnsi="Cambria Math" w:cs="Cambria Math"/>
              </w:rPr>
              <m:t>m</m:t>
            </m:r>
          </m:sub>
        </m:sSub>
      </m:oMath>
      <w:r>
        <w:rPr>
          <w:rFonts w:ascii="Times New Roman" w:eastAsia="Times New Roman" w:hAnsi="Times New Roman" w:cs="Times New Roman"/>
        </w:rPr>
        <w:t xml:space="preserve"> is not:</w:t>
      </w:r>
    </w:p>
    <w:p w14:paraId="129B0BB3" w14:textId="77777777" w:rsidR="000A7E31" w:rsidRDefault="00000000">
      <w:pPr>
        <w:pStyle w:val="BodyText"/>
        <w:rPr>
          <w:rFonts w:ascii="Times New Roman" w:hAnsi="Times New Roman" w:cs="Times New Roman"/>
        </w:rPr>
      </w:pPr>
      <m:oMathPara>
        <m:oMath>
          <m:r>
            <w:rPr>
              <w:rFonts w:ascii="Cambria Math" w:eastAsia="Cambria Math" w:hAnsi="Cambria Math" w:cs="Cambria Math"/>
            </w:rPr>
            <m:t>T</m:t>
          </m:r>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N</m:t>
              </m:r>
              <m:r>
                <m:rPr>
                  <m:sty m:val="p"/>
                </m:rPr>
                <w:rPr>
                  <w:rFonts w:ascii="Cambria Math" w:eastAsia="Cambria Math" w:hAnsi="Cambria Math" w:cs="Cambria Math"/>
                </w:rPr>
                <m:t>-</m:t>
              </m:r>
              <m:r>
                <w:rPr>
                  <w:rFonts w:ascii="Cambria Math" w:eastAsia="Cambria Math" w:hAnsi="Cambria Math" w:cs="Cambria Math"/>
                </w:rPr>
                <m:t>2</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δ</m:t>
                  </m:r>
                </m:e>
                <m:sub>
                  <m:r>
                    <m:rPr>
                      <m:nor/>
                    </m:rPr>
                    <w:rPr>
                      <w:rFonts w:ascii="Times New Roman" w:eastAsia="Times New Roman" w:hAnsi="Times New Roman" w:cs="Times New Roman"/>
                    </w:rPr>
                    <m:t>off</m:t>
                  </m:r>
                </m:sub>
              </m:sSub>
            </m:e>
          </m:d>
          <m:r>
            <m:rPr>
              <m:sty m:val="p"/>
            </m:rPr>
            <w:rPr>
              <w:rFonts w:ascii="Cambria Math" w:eastAsia="Cambria Math" w:hAnsi="Cambria Math" w:cs="Cambria Math"/>
            </w:rPr>
            <m:t>,</m:t>
          </m:r>
          <m:r>
            <w:rPr>
              <w:rFonts w:ascii="Cambria Math" w:eastAsia="Cambria Math" w:hAnsi="Cambria Math" w:cs="Cambria Math"/>
            </w:rPr>
            <m:t>  </m:t>
          </m:r>
          <m:sSub>
            <m:sSubPr>
              <m:ctrlPr>
                <w:rPr>
                  <w:rFonts w:ascii="Cambria Math" w:eastAsia="Cambria Math" w:hAnsi="Cambria Math" w:cs="Cambria Math"/>
                </w:rPr>
              </m:ctrlPr>
            </m:sSubPr>
            <m:e>
              <m:r>
                <w:rPr>
                  <w:rFonts w:ascii="Cambria Math" w:eastAsia="Cambria Math" w:hAnsi="Cambria Math" w:cs="Cambria Math"/>
                </w:rPr>
                <m:t>δ</m:t>
              </m:r>
            </m:e>
            <m:sub>
              <m:r>
                <m:rPr>
                  <m:nor/>
                </m:rPr>
                <w:rPr>
                  <w:rFonts w:ascii="Times New Roman" w:eastAsia="Times New Roman" w:hAnsi="Times New Roman" w:cs="Times New Roman"/>
                </w:rPr>
                <m:t>off</m:t>
              </m:r>
            </m:sub>
          </m:sSub>
          <m:r>
            <m:rPr>
              <m:sty m:val="p"/>
            </m:rPr>
            <w:rPr>
              <w:rFonts w:ascii="Cambria Math" w:eastAsia="Cambria Math" w:hAnsi="Cambria Math" w:cs="Cambria Math"/>
            </w:rPr>
            <m:t>=</m:t>
          </m:r>
          <m:f>
            <m:fPr>
              <m:ctrlPr>
                <w:rPr>
                  <w:rFonts w:ascii="Cambria Math" w:eastAsia="Cambria Math" w:hAnsi="Cambria Math" w:cs="Cambria Math"/>
                </w:rPr>
              </m:ctrlPr>
            </m:fPr>
            <m:num>
              <m:rad>
                <m:radPr>
                  <m:degHide m:val="1"/>
                  <m:ctrlPr>
                    <w:rPr>
                      <w:rFonts w:ascii="Cambria Math" w:eastAsia="Cambria Math" w:hAnsi="Cambria Math" w:cs="Cambria Math"/>
                    </w:rPr>
                  </m:ctrlPr>
                </m:radPr>
                <m:deg/>
                <m:e>
                  <m:r>
                    <w:rPr>
                      <w:rFonts w:ascii="Cambria Math" w:eastAsia="Cambria Math" w:hAnsi="Cambria Math" w:cs="Cambria Math"/>
                    </w:rPr>
                    <m:t>N</m:t>
                  </m:r>
                </m:e>
              </m:rad>
              <m:sSubSup>
                <m:sSubSupPr>
                  <m:ctrlPr>
                    <w:rPr>
                      <w:rFonts w:ascii="Cambria Math" w:eastAsia="Cambria Math" w:hAnsi="Cambria Math" w:cs="Cambria Math"/>
                    </w:rPr>
                  </m:ctrlPr>
                </m:sSubSupPr>
                <m:e>
                  <m:r>
                    <w:rPr>
                      <w:rFonts w:ascii="Cambria Math" w:eastAsia="Cambria Math" w:hAnsi="Cambria Math" w:cs="Cambria Math"/>
                    </w:rPr>
                    <m:t>b</m:t>
                  </m:r>
                </m:e>
                <m:sub>
                  <m:r>
                    <w:rPr>
                      <w:rFonts w:ascii="Cambria Math" w:eastAsia="Cambria Math" w:hAnsi="Cambria Math" w:cs="Cambria Math"/>
                    </w:rPr>
                    <m:t>m</m:t>
                  </m:r>
                </m:sub>
                <m:sup>
                  <m:r>
                    <w:rPr>
                      <w:rFonts w:ascii="Cambria Math" w:eastAsia="Cambria Math" w:hAnsi="Cambria Math" w:cs="Cambria Math"/>
                    </w:rPr>
                    <m:t>T</m:t>
                  </m:r>
                </m:sup>
              </m:sSubSup>
              <m:r>
                <w:rPr>
                  <w:rFonts w:ascii="Cambria Math" w:eastAsia="Cambria Math" w:hAnsi="Cambria Math" w:cs="Cambria Math"/>
                </w:rPr>
                <m:t>A</m:t>
              </m:r>
              <m:sSubSup>
                <m:sSubSupPr>
                  <m:ctrlPr>
                    <w:rPr>
                      <w:rFonts w:ascii="Cambria Math" w:eastAsia="Cambria Math" w:hAnsi="Cambria Math" w:cs="Cambria Math"/>
                    </w:rPr>
                  </m:ctrlPr>
                </m:sSubSupPr>
                <m:e>
                  <m:r>
                    <w:rPr>
                      <w:rFonts w:ascii="Cambria Math" w:eastAsia="Cambria Math" w:hAnsi="Cambria Math" w:cs="Cambria Math"/>
                    </w:rPr>
                    <m:t>B</m:t>
                  </m:r>
                </m:e>
                <m:sub>
                  <m:r>
                    <m:rPr>
                      <m:sty m:val="p"/>
                    </m:rPr>
                    <w:rPr>
                      <w:rFonts w:ascii="Cambria Math" w:eastAsia="Cambria Math" w:hAnsi="Cambria Math" w:cs="Cambria Math"/>
                    </w:rPr>
                    <m:t>-</m:t>
                  </m:r>
                  <m:r>
                    <w:rPr>
                      <w:rFonts w:ascii="Cambria Math" w:eastAsia="Cambria Math" w:hAnsi="Cambria Math" w:cs="Cambria Math"/>
                    </w:rPr>
                    <m:t>m</m:t>
                  </m:r>
                  <m:r>
                    <m:rPr>
                      <m:sty m:val="p"/>
                    </m:rPr>
                    <w:rPr>
                      <w:rFonts w:ascii="Cambria Math" w:eastAsia="Cambria Math" w:hAnsi="Cambria Math" w:cs="Cambria Math"/>
                    </w:rPr>
                    <m:t>.</m:t>
                  </m:r>
                </m:sub>
                <m:sup>
                  <m:r>
                    <w:rPr>
                      <w:rFonts w:ascii="Cambria Math" w:eastAsia="Cambria Math" w:hAnsi="Cambria Math" w:cs="Cambria Math"/>
                    </w:rPr>
                    <m:t>T</m:t>
                  </m:r>
                </m:sup>
              </m:sSubSup>
              <m:sSub>
                <m:sSubPr>
                  <m:ctrlPr>
                    <w:rPr>
                      <w:rFonts w:ascii="Cambria Math" w:eastAsia="Cambria Math" w:hAnsi="Cambria Math" w:cs="Cambria Math"/>
                    </w:rPr>
                  </m:ctrlPr>
                </m:sSubPr>
                <m:e>
                  <m:r>
                    <w:rPr>
                      <w:rFonts w:ascii="Cambria Math" w:eastAsia="Cambria Math" w:hAnsi="Cambria Math" w:cs="Cambria Math"/>
                    </w:rPr>
                    <m:t>B</m:t>
                  </m:r>
                </m:e>
                <m:sub>
                  <m:r>
                    <m:rPr>
                      <m:sty m:val="p"/>
                    </m:rPr>
                    <w:rPr>
                      <w:rFonts w:ascii="Cambria Math" w:eastAsia="Cambria Math" w:hAnsi="Cambria Math" w:cs="Cambria Math"/>
                    </w:rPr>
                    <m:t>-</m:t>
                  </m:r>
                  <m:r>
                    <w:rPr>
                      <w:rFonts w:ascii="Cambria Math" w:eastAsia="Cambria Math" w:hAnsi="Cambria Math" w:cs="Cambria Math"/>
                    </w:rPr>
                    <m:t>mk</m:t>
                  </m:r>
                </m:sub>
              </m:sSub>
            </m:num>
            <m:den>
              <m:rad>
                <m:radPr>
                  <m:degHide m:val="1"/>
                  <m:ctrlPr>
                    <w:rPr>
                      <w:rFonts w:ascii="Cambria Math" w:eastAsia="Cambria Math" w:hAnsi="Cambria Math" w:cs="Cambria Math"/>
                    </w:rPr>
                  </m:ctrlPr>
                </m:radPr>
                <m:deg/>
                <m:e>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Σ</m:t>
                      </m:r>
                    </m:e>
                    <m:sub>
                      <m:r>
                        <w:rPr>
                          <w:rFonts w:ascii="Cambria Math" w:eastAsia="Cambria Math" w:hAnsi="Cambria Math" w:cs="Cambria Math"/>
                        </w:rPr>
                        <m:t>Y</m:t>
                      </m:r>
                    </m:sub>
                  </m:sSub>
                  <m:sSub>
                    <m:sSubPr>
                      <m:ctrlPr>
                        <w:rPr>
                          <w:rFonts w:ascii="Cambria Math" w:eastAsia="Cambria Math" w:hAnsi="Cambria Math" w:cs="Cambria Math"/>
                        </w:rPr>
                      </m:ctrlPr>
                    </m:sSubPr>
                    <m:e>
                      <m:r>
                        <m:rPr>
                          <m:sty m:val="p"/>
                        </m:rPr>
                        <w:rPr>
                          <w:rFonts w:ascii="Cambria Math" w:eastAsia="Cambria Math" w:hAnsi="Cambria Math" w:cs="Cambria Math"/>
                        </w:rPr>
                        <m:t>}</m:t>
                      </m:r>
                    </m:e>
                    <m:sub>
                      <m:r>
                        <w:rPr>
                          <w:rFonts w:ascii="Cambria Math" w:eastAsia="Cambria Math" w:hAnsi="Cambria Math" w:cs="Cambria Math"/>
                        </w:rPr>
                        <m:t>k</m:t>
                      </m:r>
                      <m:r>
                        <m:rPr>
                          <m:sty m:val="p"/>
                        </m:rPr>
                        <w:rPr>
                          <w:rFonts w:ascii="Cambria Math" w:eastAsia="Cambria Math" w:hAnsi="Cambria Math" w:cs="Cambria Math"/>
                        </w:rPr>
                        <m:t>,</m:t>
                      </m:r>
                      <m:r>
                        <w:rPr>
                          <w:rFonts w:ascii="Cambria Math" w:eastAsia="Cambria Math" w:hAnsi="Cambria Math" w:cs="Cambria Math"/>
                        </w:rPr>
                        <m:t>k</m:t>
                      </m:r>
                    </m:sub>
                  </m:sSub>
                  <m:d>
                    <m:dPr>
                      <m:ctrlPr>
                        <w:rPr>
                          <w:rFonts w:ascii="Cambria Math" w:eastAsia="Cambria Math" w:hAnsi="Cambria Math" w:cs="Cambria Math"/>
                        </w:rPr>
                      </m:ctrlPr>
                    </m:dPr>
                    <m:e>
                      <m:r>
                        <w:rPr>
                          <w:rFonts w:ascii="Cambria Math" w:eastAsia="Cambria Math" w:hAnsi="Cambria Math" w:cs="Cambria Math"/>
                        </w:rPr>
                        <m:t>1</m:t>
                      </m:r>
                      <m:r>
                        <m:rPr>
                          <m:sty m:val="p"/>
                        </m:rP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b</m:t>
                          </m:r>
                        </m:e>
                        <m:sub>
                          <m:r>
                            <w:rPr>
                              <w:rFonts w:ascii="Cambria Math" w:eastAsia="Cambria Math" w:hAnsi="Cambria Math" w:cs="Cambria Math"/>
                            </w:rPr>
                            <m:t>m</m:t>
                          </m:r>
                        </m:sub>
                        <m:sup>
                          <m:r>
                            <w:rPr>
                              <w:rFonts w:ascii="Cambria Math" w:eastAsia="Cambria Math" w:hAnsi="Cambria Math" w:cs="Cambria Math"/>
                            </w:rPr>
                            <m:t>T</m:t>
                          </m:r>
                        </m:sup>
                      </m:sSubSup>
                      <m:r>
                        <w:rPr>
                          <w:rFonts w:ascii="Cambria Math" w:eastAsia="Cambria Math" w:hAnsi="Cambria Math" w:cs="Cambria Math"/>
                        </w:rPr>
                        <m:t>A </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m</m:t>
                          </m:r>
                        </m:sub>
                      </m:sSub>
                    </m:e>
                  </m:d>
                </m:e>
              </m:rad>
            </m:den>
          </m:f>
          <m:r>
            <m:rPr>
              <m:sty m:val="p"/>
            </m:rPr>
            <w:rPr>
              <w:rFonts w:ascii="Cambria Math" w:eastAsia="Cambria Math" w:hAnsi="Cambria Math" w:cs="Cambria Math"/>
            </w:rPr>
            <m:t>.</m:t>
          </m:r>
        </m:oMath>
      </m:oMathPara>
    </w:p>
    <w:p w14:paraId="611C8799" w14:textId="77777777" w:rsidR="000A7E31" w:rsidRDefault="00000000">
      <w:pPr>
        <w:pStyle w:val="FirstParagraph"/>
        <w:rPr>
          <w:rFonts w:ascii="Times New Roman" w:hAnsi="Times New Roman" w:cs="Times New Roman"/>
        </w:rPr>
      </w:pPr>
      <w:r>
        <w:rPr>
          <w:rFonts w:ascii="Times New Roman" w:eastAsia="Times New Roman" w:hAnsi="Times New Roman" w:cs="Times New Roman"/>
        </w:rPr>
        <w:t xml:space="preserve">When </w:t>
      </w:r>
      <m:oMath>
        <m:r>
          <w:rPr>
            <w:rFonts w:ascii="Cambria Math" w:eastAsia="Cambria Math" w:hAnsi="Cambria Math" w:cs="Cambria Math"/>
          </w:rPr>
          <m:t>M</m:t>
        </m:r>
      </m:oMath>
      <w:r>
        <w:rPr>
          <w:rFonts w:ascii="Times New Roman" w:eastAsia="Times New Roman" w:hAnsi="Times New Roman" w:cs="Times New Roman"/>
        </w:rPr>
        <w:t xml:space="preserve"> is large, we approximate this as</w:t>
      </w:r>
    </w:p>
    <w:p w14:paraId="1E8AF3EB" w14:textId="77777777" w:rsidR="000A7E31" w:rsidRDefault="00000000">
      <w:pPr>
        <w:pStyle w:val="BodyText"/>
        <w:rPr>
          <w:rFonts w:ascii="Times New Roman" w:hAnsi="Times New Roman" w:cs="Times New Roman"/>
        </w:rPr>
      </w:pPr>
      <m:oMathPara>
        <m:oMath>
          <m:sSub>
            <m:sSubPr>
              <m:ctrlPr>
                <w:rPr>
                  <w:rFonts w:ascii="Cambria Math" w:eastAsia="Cambria Math" w:hAnsi="Cambria Math" w:cs="Cambria Math"/>
                </w:rPr>
              </m:ctrlPr>
            </m:sSubPr>
            <m:e>
              <m:r>
                <w:rPr>
                  <w:rFonts w:ascii="Cambria Math" w:eastAsia="Cambria Math" w:hAnsi="Cambria Math" w:cs="Cambria Math"/>
                </w:rPr>
                <m:t>δ</m:t>
              </m:r>
            </m:e>
            <m:sub>
              <m:r>
                <m:rPr>
                  <m:nor/>
                </m:rPr>
                <w:rPr>
                  <w:rFonts w:ascii="Times New Roman" w:eastAsia="Times New Roman" w:hAnsi="Times New Roman" w:cs="Times New Roman"/>
                </w:rPr>
                <m:t>off</m:t>
              </m:r>
            </m:sub>
          </m:sSub>
          <m:r>
            <m:rPr>
              <m:sty m:val="p"/>
            </m:rPr>
            <w:rPr>
              <w:rFonts w:ascii="Cambria Math" w:eastAsia="Cambria Math" w:hAnsi="Cambria Math" w:cs="Cambria Math"/>
            </w:rPr>
            <m:t>≈</m:t>
          </m:r>
          <m:f>
            <m:fPr>
              <m:ctrlPr>
                <w:rPr>
                  <w:rFonts w:ascii="Cambria Math" w:eastAsia="Cambria Math" w:hAnsi="Cambria Math" w:cs="Cambria Math"/>
                </w:rPr>
              </m:ctrlPr>
            </m:fPr>
            <m:num>
              <m:rad>
                <m:radPr>
                  <m:degHide m:val="1"/>
                  <m:ctrlPr>
                    <w:rPr>
                      <w:rFonts w:ascii="Cambria Math" w:eastAsia="Cambria Math" w:hAnsi="Cambria Math" w:cs="Cambria Math"/>
                    </w:rPr>
                  </m:ctrlPr>
                </m:radPr>
                <m:deg/>
                <m:e>
                  <m:r>
                    <w:rPr>
                      <w:rFonts w:ascii="Cambria Math" w:eastAsia="Cambria Math" w:hAnsi="Cambria Math" w:cs="Cambria Math"/>
                    </w:rPr>
                    <m:t>N</m:t>
                  </m:r>
                </m:e>
              </m:rad>
              <m:sSubSup>
                <m:sSubSupPr>
                  <m:ctrlPr>
                    <w:rPr>
                      <w:rFonts w:ascii="Cambria Math" w:eastAsia="Cambria Math" w:hAnsi="Cambria Math" w:cs="Cambria Math"/>
                    </w:rPr>
                  </m:ctrlPr>
                </m:sSubSupPr>
                <m:e>
                  <m:r>
                    <w:rPr>
                      <w:rFonts w:ascii="Cambria Math" w:eastAsia="Cambria Math" w:hAnsi="Cambria Math" w:cs="Cambria Math"/>
                    </w:rPr>
                    <m:t>b</m:t>
                  </m:r>
                </m:e>
                <m:sub>
                  <m:r>
                    <w:rPr>
                      <w:rFonts w:ascii="Cambria Math" w:eastAsia="Cambria Math" w:hAnsi="Cambria Math" w:cs="Cambria Math"/>
                    </w:rPr>
                    <m:t>m</m:t>
                  </m:r>
                </m:sub>
                <m:sup>
                  <m:r>
                    <w:rPr>
                      <w:rFonts w:ascii="Cambria Math" w:eastAsia="Cambria Math" w:hAnsi="Cambria Math" w:cs="Cambria Math"/>
                    </w:rPr>
                    <m:t>T</m:t>
                  </m:r>
                </m:sup>
              </m:sSubSup>
              <m:r>
                <w:rPr>
                  <w:rFonts w:ascii="Cambria Math" w:eastAsia="Cambria Math" w:hAnsi="Cambria Math" w:cs="Cambria Math"/>
                </w:rPr>
                <m:t>A</m:t>
              </m:r>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Σ</m:t>
                  </m:r>
                </m:e>
                <m:sub>
                  <m:r>
                    <w:rPr>
                      <w:rFonts w:ascii="Cambria Math" w:eastAsia="Cambria Math" w:hAnsi="Cambria Math" w:cs="Cambria Math"/>
                    </w:rPr>
                    <m:t>g</m:t>
                  </m:r>
                  <m:r>
                    <m:rPr>
                      <m:sty m:val="p"/>
                    </m:rPr>
                    <w:rPr>
                      <w:rFonts w:ascii="Cambria Math" w:eastAsia="Cambria Math" w:hAnsi="Cambria Math" w:cs="Cambria Math"/>
                    </w:rPr>
                    <m:t>,</m:t>
                  </m:r>
                  <m:r>
                    <w:rPr>
                      <w:rFonts w:ascii="Cambria Math" w:eastAsia="Cambria Math" w:hAnsi="Cambria Math" w:cs="Cambria Math"/>
                    </w:rPr>
                    <m:t>0</m:t>
                  </m:r>
                </m:sub>
              </m:sSub>
              <m:sSub>
                <m:sSubPr>
                  <m:ctrlPr>
                    <w:rPr>
                      <w:rFonts w:ascii="Cambria Math" w:eastAsia="Cambria Math" w:hAnsi="Cambria Math" w:cs="Cambria Math"/>
                    </w:rPr>
                  </m:ctrlPr>
                </m:sSubPr>
                <m:e>
                  <m:r>
                    <m:rPr>
                      <m:sty m:val="p"/>
                    </m:rPr>
                    <w:rPr>
                      <w:rFonts w:ascii="Cambria Math" w:eastAsia="Cambria Math" w:hAnsi="Cambria Math" w:cs="Cambria Math"/>
                    </w:rPr>
                    <m:t>}</m:t>
                  </m:r>
                </m:e>
                <m:sub>
                  <m:r>
                    <m:rPr>
                      <m:sty m:val="p"/>
                    </m:rPr>
                    <w:rPr>
                      <w:rFonts w:ascii="Cambria Math" w:eastAsia="Cambria Math" w:hAnsi="Cambria Math" w:cs="Cambria Math"/>
                    </w:rPr>
                    <m:t>.</m:t>
                  </m:r>
                  <m:r>
                    <w:rPr>
                      <w:rFonts w:ascii="Cambria Math" w:eastAsia="Cambria Math" w:hAnsi="Cambria Math" w:cs="Cambria Math"/>
                    </w:rPr>
                    <m:t>k</m:t>
                  </m:r>
                </m:sub>
              </m:sSub>
            </m:num>
            <m:den>
              <m:rad>
                <m:radPr>
                  <m:degHide m:val="1"/>
                  <m:ctrlPr>
                    <w:rPr>
                      <w:rFonts w:ascii="Cambria Math" w:eastAsia="Cambria Math" w:hAnsi="Cambria Math" w:cs="Cambria Math"/>
                    </w:rPr>
                  </m:ctrlPr>
                </m:radPr>
                <m:deg/>
                <m:e>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Σ</m:t>
                      </m:r>
                    </m:e>
                    <m:sub>
                      <m:r>
                        <w:rPr>
                          <w:rFonts w:ascii="Cambria Math" w:eastAsia="Cambria Math" w:hAnsi="Cambria Math" w:cs="Cambria Math"/>
                        </w:rPr>
                        <m:t>Y</m:t>
                      </m:r>
                    </m:sub>
                  </m:sSub>
                  <m:sSub>
                    <m:sSubPr>
                      <m:ctrlPr>
                        <w:rPr>
                          <w:rFonts w:ascii="Cambria Math" w:eastAsia="Cambria Math" w:hAnsi="Cambria Math" w:cs="Cambria Math"/>
                        </w:rPr>
                      </m:ctrlPr>
                    </m:sSubPr>
                    <m:e>
                      <m:r>
                        <m:rPr>
                          <m:sty m:val="p"/>
                        </m:rPr>
                        <w:rPr>
                          <w:rFonts w:ascii="Cambria Math" w:eastAsia="Cambria Math" w:hAnsi="Cambria Math" w:cs="Cambria Math"/>
                        </w:rPr>
                        <m:t>}</m:t>
                      </m:r>
                    </m:e>
                    <m:sub>
                      <m:r>
                        <w:rPr>
                          <w:rFonts w:ascii="Cambria Math" w:eastAsia="Cambria Math" w:hAnsi="Cambria Math" w:cs="Cambria Math"/>
                        </w:rPr>
                        <m:t>k</m:t>
                      </m:r>
                      <m:r>
                        <m:rPr>
                          <m:sty m:val="p"/>
                        </m:rPr>
                        <w:rPr>
                          <w:rFonts w:ascii="Cambria Math" w:eastAsia="Cambria Math" w:hAnsi="Cambria Math" w:cs="Cambria Math"/>
                        </w:rPr>
                        <m:t>,</m:t>
                      </m:r>
                      <m:r>
                        <w:rPr>
                          <w:rFonts w:ascii="Cambria Math" w:eastAsia="Cambria Math" w:hAnsi="Cambria Math" w:cs="Cambria Math"/>
                        </w:rPr>
                        <m:t>k</m:t>
                      </m:r>
                    </m:sub>
                  </m:sSub>
                  <m:d>
                    <m:dPr>
                      <m:ctrlPr>
                        <w:rPr>
                          <w:rFonts w:ascii="Cambria Math" w:eastAsia="Cambria Math" w:hAnsi="Cambria Math" w:cs="Cambria Math"/>
                        </w:rPr>
                      </m:ctrlPr>
                    </m:dPr>
                    <m:e>
                      <m:r>
                        <w:rPr>
                          <w:rFonts w:ascii="Cambria Math" w:eastAsia="Cambria Math" w:hAnsi="Cambria Math" w:cs="Cambria Math"/>
                        </w:rPr>
                        <m:t>1</m:t>
                      </m:r>
                      <m:r>
                        <m:rPr>
                          <m:sty m:val="p"/>
                        </m:rP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b</m:t>
                          </m:r>
                        </m:e>
                        <m:sub>
                          <m:r>
                            <w:rPr>
                              <w:rFonts w:ascii="Cambria Math" w:eastAsia="Cambria Math" w:hAnsi="Cambria Math" w:cs="Cambria Math"/>
                            </w:rPr>
                            <m:t>m</m:t>
                          </m:r>
                        </m:sub>
                        <m:sup>
                          <m:r>
                            <w:rPr>
                              <w:rFonts w:ascii="Cambria Math" w:eastAsia="Cambria Math" w:hAnsi="Cambria Math" w:cs="Cambria Math"/>
                            </w:rPr>
                            <m:t>T</m:t>
                          </m:r>
                        </m:sup>
                      </m:sSubSup>
                      <m:r>
                        <w:rPr>
                          <w:rFonts w:ascii="Cambria Math" w:eastAsia="Cambria Math" w:hAnsi="Cambria Math" w:cs="Cambria Math"/>
                        </w:rPr>
                        <m:t>A </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m</m:t>
                          </m:r>
                        </m:sub>
                      </m:sSub>
                    </m:e>
                  </m:d>
                </m:e>
              </m:rad>
            </m:den>
          </m:f>
        </m:oMath>
      </m:oMathPara>
    </w:p>
    <w:p w14:paraId="53BC3119" w14:textId="77777777" w:rsidR="000A7E31" w:rsidRDefault="00000000">
      <w:pPr>
        <w:pStyle w:val="FirstParagraph"/>
        <w:rPr>
          <w:rFonts w:ascii="Times New Roman" w:hAnsi="Times New Roman" w:cs="Times New Roman"/>
        </w:rPr>
      </w:pPr>
      <w:r>
        <w:rPr>
          <w:rFonts w:ascii="Times New Roman" w:eastAsia="Times New Roman" w:hAnsi="Times New Roman" w:cs="Times New Roman"/>
        </w:rPr>
        <w:t xml:space="preserve">Squaring gives </w:t>
      </w:r>
      <m:oMath>
        <m:r>
          <w:rPr>
            <w:rFonts w:ascii="Cambria Math" w:eastAsia="Cambria Math" w:hAnsi="Cambria Math" w:cs="Cambria Math"/>
          </w:rPr>
          <m:t>Q</m:t>
        </m:r>
        <m:r>
          <m:rPr>
            <m:sty m:val="p"/>
          </m:rP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T</m:t>
            </m:r>
          </m:e>
          <m:sup>
            <m:r>
              <w:rPr>
                <w:rFonts w:ascii="Cambria Math" w:eastAsia="Cambria Math" w:hAnsi="Cambria Math" w:cs="Cambria Math"/>
              </w:rPr>
              <m:t>2</m:t>
            </m:r>
          </m:sup>
        </m:sSup>
        <m:r>
          <m:rPr>
            <m:sty m:val="p"/>
          </m:rP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χ</m:t>
            </m:r>
          </m:e>
          <m:sub>
            <m:r>
              <w:rPr>
                <w:rFonts w:ascii="Cambria Math" w:eastAsia="Cambria Math" w:hAnsi="Cambria Math" w:cs="Cambria Math"/>
              </w:rPr>
              <m:t>1</m:t>
            </m:r>
          </m:sub>
          <m:sup>
            <m:r>
              <w:rPr>
                <w:rFonts w:ascii="Cambria Math" w:eastAsia="Cambria Math" w:hAnsi="Cambria Math" w:cs="Cambria Math"/>
              </w:rPr>
              <m:t>2</m:t>
            </m:r>
          </m:sup>
        </m:sSubSup>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λ</m:t>
                </m:r>
              </m:e>
              <m:sub>
                <m:r>
                  <m:rPr>
                    <m:nor/>
                  </m:rPr>
                  <w:rPr>
                    <w:rFonts w:ascii="Times New Roman" w:eastAsia="Times New Roman" w:hAnsi="Times New Roman" w:cs="Times New Roman"/>
                  </w:rPr>
                  <m:t>off</m:t>
                </m:r>
              </m:sub>
            </m:sSub>
          </m:e>
        </m:d>
      </m:oMath>
      <w:r>
        <w:rPr>
          <w:rFonts w:ascii="Times New Roman" w:eastAsia="Times New Roman" w:hAnsi="Times New Roman" w:cs="Times New Roman"/>
        </w:rPr>
        <w:t xml:space="preserve"> with </w:t>
      </w:r>
      <m:oMath>
        <m:sSub>
          <m:sSubPr>
            <m:ctrlPr>
              <w:rPr>
                <w:rFonts w:ascii="Cambria Math" w:eastAsia="Cambria Math" w:hAnsi="Cambria Math" w:cs="Cambria Math"/>
              </w:rPr>
            </m:ctrlPr>
          </m:sSubPr>
          <m:e>
            <m:r>
              <w:rPr>
                <w:rFonts w:ascii="Cambria Math" w:eastAsia="Cambria Math" w:hAnsi="Cambria Math" w:cs="Cambria Math"/>
              </w:rPr>
              <m:t>λ</m:t>
            </m:r>
          </m:e>
          <m:sub>
            <m:r>
              <m:rPr>
                <m:nor/>
              </m:rPr>
              <w:rPr>
                <w:rFonts w:ascii="Times New Roman" w:eastAsia="Times New Roman" w:hAnsi="Times New Roman" w:cs="Times New Roman"/>
              </w:rPr>
              <m:t>off</m:t>
            </m:r>
          </m:sub>
        </m:sSub>
        <m:r>
          <m:rPr>
            <m:sty m:val="p"/>
          </m:rP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δ</m:t>
            </m:r>
          </m:e>
          <m:sub>
            <m:r>
              <m:rPr>
                <m:nor/>
              </m:rPr>
              <w:rPr>
                <w:rFonts w:ascii="Times New Roman" w:eastAsia="Times New Roman" w:hAnsi="Times New Roman" w:cs="Times New Roman"/>
              </w:rPr>
              <m:t>off</m:t>
            </m:r>
          </m:sub>
          <m:sup>
            <m:r>
              <w:rPr>
                <w:rFonts w:ascii="Cambria Math" w:eastAsia="Cambria Math" w:hAnsi="Cambria Math" w:cs="Cambria Math"/>
              </w:rPr>
              <m:t>2</m:t>
            </m:r>
          </m:sup>
        </m:sSubSup>
      </m:oMath>
      <w:r>
        <w:rPr>
          <w:rFonts w:ascii="Times New Roman" w:eastAsia="Times New Roman" w:hAnsi="Times New Roman" w:cs="Times New Roman"/>
        </w:rPr>
        <w:t xml:space="preserve">. A two–sided </w:t>
      </w:r>
      <m:oMath>
        <m:r>
          <w:rPr>
            <w:rFonts w:ascii="Cambria Math" w:eastAsia="Cambria Math" w:hAnsi="Cambria Math" w:cs="Cambria Math"/>
          </w:rPr>
          <m:t>t</m:t>
        </m:r>
      </m:oMath>
      <w:r>
        <w:rPr>
          <w:rFonts w:ascii="Times New Roman" w:eastAsia="Times New Roman" w:hAnsi="Times New Roman" w:cs="Times New Roman"/>
        </w:rPr>
        <w:t xml:space="preserve"> test at level </w:t>
      </w:r>
      <m:oMath>
        <m:r>
          <w:rPr>
            <w:rFonts w:ascii="Cambria Math" w:eastAsia="Cambria Math" w:hAnsi="Cambria Math" w:cs="Cambria Math"/>
          </w:rPr>
          <m:t>α</m:t>
        </m:r>
      </m:oMath>
      <w:r>
        <w:rPr>
          <w:rFonts w:ascii="Times New Roman" w:eastAsia="Times New Roman" w:hAnsi="Times New Roman" w:cs="Times New Roman"/>
        </w:rPr>
        <w:t xml:space="preserve"> rejects when </w:t>
      </w:r>
      <m:oMath>
        <m:d>
          <m:dPr>
            <m:begChr m:val="|"/>
            <m:endChr m:val="|"/>
            <m:ctrlPr>
              <w:rPr>
                <w:rFonts w:ascii="Cambria Math" w:eastAsia="Cambria Math" w:hAnsi="Cambria Math" w:cs="Cambria Math"/>
              </w:rPr>
            </m:ctrlPr>
          </m:dPr>
          <m:e>
            <m:r>
              <w:rPr>
                <w:rFonts w:ascii="Cambria Math" w:eastAsia="Cambria Math" w:hAnsi="Cambria Math" w:cs="Cambria Math"/>
              </w:rPr>
              <m:t>T</m:t>
            </m:r>
          </m:e>
        </m:d>
        <m:r>
          <m:rPr>
            <m:sty m:val="p"/>
          </m:rPr>
          <w:rPr>
            <w:rFonts w:ascii="Cambria Math" w:eastAsia="Cambria Math" w:hAnsi="Cambria Math" w:cs="Cambria Math"/>
          </w:rPr>
          <m:t>&gt;</m:t>
        </m:r>
        <m:sSub>
          <m:sSubPr>
            <m:ctrlPr>
              <w:rPr>
                <w:rFonts w:ascii="Cambria Math" w:eastAsia="Cambria Math" w:hAnsi="Cambria Math" w:cs="Cambria Math"/>
              </w:rPr>
            </m:ctrlPr>
          </m:sSubPr>
          <m:e>
            <m:r>
              <w:rPr>
                <w:rFonts w:ascii="Cambria Math" w:eastAsia="Cambria Math" w:hAnsi="Cambria Math" w:cs="Cambria Math"/>
              </w:rPr>
              <m:t>z</m:t>
            </m:r>
          </m:e>
          <m:sub>
            <m:r>
              <w:rPr>
                <w:rFonts w:ascii="Cambria Math" w:eastAsia="Cambria Math" w:hAnsi="Cambria Math" w:cs="Cambria Math"/>
              </w:rPr>
              <m:t>1</m:t>
            </m:r>
            <m:r>
              <m:rPr>
                <m:sty m:val="p"/>
              </m:rPr>
              <w:rPr>
                <w:rFonts w:ascii="Cambria Math" w:eastAsia="Cambria Math" w:hAnsi="Cambria Math" w:cs="Cambria Math"/>
              </w:rPr>
              <m:t>-</m:t>
            </m:r>
            <m:r>
              <w:rPr>
                <w:rFonts w:ascii="Cambria Math" w:eastAsia="Cambria Math" w:hAnsi="Cambria Math" w:cs="Cambria Math"/>
              </w:rPr>
              <m:t>α</m:t>
            </m:r>
            <m:r>
              <m:rPr>
                <m:sty m:val="p"/>
              </m:rPr>
              <w:rPr>
                <w:rFonts w:ascii="Cambria Math" w:eastAsia="Cambria Math" w:hAnsi="Cambria Math" w:cs="Cambria Math"/>
              </w:rPr>
              <m:t>/</m:t>
            </m:r>
            <m:r>
              <w:rPr>
                <w:rFonts w:ascii="Cambria Math" w:eastAsia="Cambria Math" w:hAnsi="Cambria Math" w:cs="Cambria Math"/>
              </w:rPr>
              <m:t>2</m:t>
            </m:r>
          </m:sub>
        </m:sSub>
      </m:oMath>
      <w:r>
        <w:rPr>
          <w:rFonts w:ascii="Times New Roman" w:eastAsia="Times New Roman" w:hAnsi="Times New Roman" w:cs="Times New Roman"/>
        </w:rPr>
        <w:t xml:space="preserve">. Because both tails map to the upper tail of </w:t>
      </w:r>
      <m:oMath>
        <m:r>
          <w:rPr>
            <w:rFonts w:ascii="Cambria Math" w:eastAsia="Cambria Math" w:hAnsi="Cambria Math" w:cs="Cambria Math"/>
          </w:rPr>
          <m:t>Q</m:t>
        </m:r>
      </m:oMath>
      <w:r>
        <w:rPr>
          <w:rFonts w:ascii="Times New Roman" w:eastAsia="Times New Roman" w:hAnsi="Times New Roman" w:cs="Times New Roman"/>
        </w:rPr>
        <w:t xml:space="preserve">, the equivalent </w:t>
      </w:r>
      <m:oMath>
        <m:sSup>
          <m:sSupPr>
            <m:ctrlPr>
              <w:rPr>
                <w:rFonts w:ascii="Cambria Math" w:eastAsia="Cambria Math" w:hAnsi="Cambria Math" w:cs="Cambria Math"/>
              </w:rPr>
            </m:ctrlPr>
          </m:sSupPr>
          <m:e>
            <m:r>
              <w:rPr>
                <w:rFonts w:ascii="Cambria Math" w:eastAsia="Cambria Math" w:hAnsi="Cambria Math" w:cs="Cambria Math"/>
              </w:rPr>
              <m:t>χ</m:t>
            </m:r>
          </m:e>
          <m:sup>
            <m:r>
              <w:rPr>
                <w:rFonts w:ascii="Cambria Math" w:eastAsia="Cambria Math" w:hAnsi="Cambria Math" w:cs="Cambria Math"/>
              </w:rPr>
              <m:t>2</m:t>
            </m:r>
          </m:sup>
        </m:sSup>
      </m:oMath>
      <w:r>
        <w:rPr>
          <w:rFonts w:ascii="Times New Roman" w:eastAsia="Times New Roman" w:hAnsi="Times New Roman" w:cs="Times New Roman"/>
        </w:rPr>
        <w:t xml:space="preserve"> rule is</w:t>
      </w:r>
    </w:p>
    <w:p w14:paraId="75B464CB" w14:textId="77777777" w:rsidR="000A7E31" w:rsidRDefault="00000000">
      <w:pPr>
        <w:pStyle w:val="BodyText"/>
        <w:rPr>
          <w:rFonts w:ascii="Times New Roman" w:hAnsi="Times New Roman" w:cs="Times New Roman"/>
        </w:rPr>
      </w:pPr>
      <m:oMathPara>
        <m:oMath>
          <m:r>
            <w:rPr>
              <w:rFonts w:ascii="Cambria Math" w:eastAsia="Cambria Math" w:hAnsi="Cambria Math" w:cs="Cambria Math"/>
            </w:rPr>
            <m:t>Q</m:t>
          </m:r>
          <m:r>
            <m:rPr>
              <m:sty m:val="p"/>
            </m:rPr>
            <w:rPr>
              <w:rFonts w:ascii="Cambria Math" w:eastAsia="Cambria Math" w:hAnsi="Cambria Math" w:cs="Cambria Math"/>
            </w:rPr>
            <m:t>&gt;</m:t>
          </m:r>
          <m:r>
            <w:rPr>
              <w:rFonts w:ascii="Cambria Math" w:eastAsia="Cambria Math" w:hAnsi="Cambria Math" w:cs="Cambria Math"/>
            </w:rPr>
            <m:t>c</m:t>
          </m:r>
          <m:r>
            <m:rPr>
              <m:sty m:val="p"/>
            </m:rPr>
            <w:rPr>
              <w:rFonts w:ascii="Cambria Math" w:eastAsia="Cambria Math" w:hAnsi="Cambria Math" w:cs="Cambria Math"/>
            </w:rPr>
            <m:t>,</m:t>
          </m:r>
          <m:r>
            <w:rPr>
              <w:rFonts w:ascii="Cambria Math" w:eastAsia="Cambria Math" w:hAnsi="Cambria Math" w:cs="Cambria Math"/>
            </w:rPr>
            <m:t>  c</m:t>
          </m:r>
          <m:r>
            <m:rPr>
              <m:sty m:val="p"/>
            </m:rP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χ</m:t>
              </m:r>
            </m:e>
            <m:sub>
              <m:r>
                <w:rPr>
                  <w:rFonts w:ascii="Cambria Math" w:eastAsia="Cambria Math" w:hAnsi="Cambria Math" w:cs="Cambria Math"/>
                </w:rPr>
                <m:t>1</m:t>
              </m:r>
              <m:r>
                <m:rPr>
                  <m:sty m:val="p"/>
                </m:rPr>
                <w:rPr>
                  <w:rFonts w:ascii="Cambria Math" w:eastAsia="Cambria Math" w:hAnsi="Cambria Math" w:cs="Cambria Math"/>
                </w:rPr>
                <m:t>,</m:t>
              </m:r>
              <m:r>
                <w:rPr>
                  <w:rFonts w:ascii="Cambria Math" w:eastAsia="Cambria Math" w:hAnsi="Cambria Math" w:cs="Cambria Math"/>
                </w:rPr>
                <m:t> 1</m:t>
              </m:r>
              <m:r>
                <m:rPr>
                  <m:sty m:val="p"/>
                </m:rPr>
                <w:rPr>
                  <w:rFonts w:ascii="Cambria Math" w:eastAsia="Cambria Math" w:hAnsi="Cambria Math" w:cs="Cambria Math"/>
                </w:rPr>
                <m:t>-</m:t>
              </m:r>
              <m:r>
                <w:rPr>
                  <w:rFonts w:ascii="Cambria Math" w:eastAsia="Cambria Math" w:hAnsi="Cambria Math" w:cs="Cambria Math"/>
                </w:rPr>
                <m:t>α</m:t>
              </m:r>
            </m:sub>
            <m:sup>
              <m:r>
                <w:rPr>
                  <w:rFonts w:ascii="Cambria Math" w:eastAsia="Cambria Math" w:hAnsi="Cambria Math" w:cs="Cambria Math"/>
                </w:rPr>
                <m:t>2</m:t>
              </m:r>
            </m:sup>
          </m:sSubSup>
          <m:r>
            <m:rPr>
              <m:sty m:val="p"/>
            </m:rPr>
            <w:rPr>
              <w:rFonts w:ascii="Cambria Math" w:eastAsia="Cambria Math" w:hAnsi="Cambria Math" w:cs="Cambria Math"/>
            </w:rPr>
            <m:t>.</m:t>
          </m:r>
        </m:oMath>
      </m:oMathPara>
    </w:p>
    <w:p w14:paraId="248BC259" w14:textId="77777777" w:rsidR="000A7E31" w:rsidRDefault="00000000">
      <w:pPr>
        <w:pStyle w:val="FirstParagraph"/>
        <w:rPr>
          <w:rFonts w:ascii="Times New Roman" w:hAnsi="Times New Roman" w:cs="Times New Roman"/>
        </w:rPr>
      </w:pPr>
      <w:r>
        <w:rPr>
          <w:rFonts w:ascii="Times New Roman" w:eastAsia="Times New Roman" w:hAnsi="Times New Roman" w:cs="Times New Roman"/>
        </w:rPr>
        <w:t xml:space="preserve">Thus, we compute the type 1 error rate at off-target loci </w:t>
      </w:r>
      <m:oMath>
        <m:r>
          <m:rPr>
            <m:nor/>
          </m:rPr>
          <w:rPr>
            <w:rFonts w:ascii="Times New Roman" w:eastAsia="Times New Roman" w:hAnsi="Times New Roman" w:cs="Times New Roman"/>
          </w:rPr>
          <m:t>Type I error rate</m:t>
        </m:r>
        <m:d>
          <m:dPr>
            <m:ctrlPr>
              <w:rPr>
                <w:rFonts w:ascii="Cambria Math" w:eastAsia="Cambria Math" w:hAnsi="Cambria Math" w:cs="Cambria Math"/>
              </w:rPr>
            </m:ctrlPr>
          </m:dPr>
          <m:e>
            <m:r>
              <w:rPr>
                <w:rFonts w:ascii="Cambria Math" w:eastAsia="Cambria Math" w:hAnsi="Cambria Math" w:cs="Cambria Math"/>
              </w:rPr>
              <m:t>α</m:t>
            </m:r>
          </m:e>
        </m:d>
        <m:r>
          <m:rPr>
            <m:sty m:val="p"/>
          </m:rPr>
          <w:rPr>
            <w:rFonts w:ascii="Cambria Math" w:eastAsia="Cambria Math" w:hAnsi="Cambria Math" w:cs="Cambria Math"/>
          </w:rPr>
          <m:t>=</m:t>
        </m:r>
        <m:r>
          <w:rPr>
            <w:rFonts w:ascii="Cambria Math" w:eastAsia="Cambria Math" w:hAnsi="Cambria Math" w:cs="Cambria Math"/>
          </w:rPr>
          <m:t>1</m:t>
        </m:r>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F</m:t>
            </m:r>
          </m:e>
          <m:sub>
            <m:sSubSup>
              <m:sSubSupPr>
                <m:ctrlPr>
                  <w:rPr>
                    <w:rFonts w:ascii="Cambria Math" w:eastAsia="Cambria Math" w:hAnsi="Cambria Math" w:cs="Cambria Math"/>
                  </w:rPr>
                </m:ctrlPr>
              </m:sSubSupPr>
              <m:e>
                <m:r>
                  <w:rPr>
                    <w:rFonts w:ascii="Cambria Math" w:eastAsia="Cambria Math" w:hAnsi="Cambria Math" w:cs="Cambria Math"/>
                  </w:rPr>
                  <m:t>χ</m:t>
                </m:r>
              </m:e>
              <m:sub>
                <m:r>
                  <w:rPr>
                    <w:rFonts w:ascii="Cambria Math" w:eastAsia="Cambria Math" w:hAnsi="Cambria Math" w:cs="Cambria Math"/>
                  </w:rPr>
                  <m:t>1</m:t>
                </m:r>
              </m:sub>
              <m:sup>
                <m:r>
                  <w:rPr>
                    <w:rFonts w:ascii="Cambria Math" w:eastAsia="Cambria Math" w:hAnsi="Cambria Math" w:cs="Cambria Math"/>
                  </w:rPr>
                  <m:t>2</m:t>
                </m:r>
              </m:sup>
            </m:sSubSup>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λ</m:t>
                    </m:r>
                  </m:e>
                  <m:sub>
                    <m:r>
                      <m:rPr>
                        <m:nor/>
                      </m:rPr>
                      <w:rPr>
                        <w:rFonts w:ascii="Times New Roman" w:eastAsia="Times New Roman" w:hAnsi="Times New Roman" w:cs="Times New Roman"/>
                      </w:rPr>
                      <m:t>off</m:t>
                    </m:r>
                  </m:sub>
                </m:sSub>
              </m:e>
            </m:d>
          </m:sub>
        </m:sSub>
        <m:d>
          <m:dPr>
            <m:ctrlPr>
              <w:rPr>
                <w:rFonts w:ascii="Cambria Math" w:eastAsia="Cambria Math" w:hAnsi="Cambria Math" w:cs="Cambria Math"/>
              </w:rPr>
            </m:ctrlPr>
          </m:dPr>
          <m:e>
            <m:sSubSup>
              <m:sSubSupPr>
                <m:ctrlPr>
                  <w:rPr>
                    <w:rFonts w:ascii="Cambria Math" w:eastAsia="Cambria Math" w:hAnsi="Cambria Math" w:cs="Cambria Math"/>
                  </w:rPr>
                </m:ctrlPr>
              </m:sSubSupPr>
              <m:e>
                <m:r>
                  <w:rPr>
                    <w:rFonts w:ascii="Cambria Math" w:eastAsia="Cambria Math" w:hAnsi="Cambria Math" w:cs="Cambria Math"/>
                  </w:rPr>
                  <m:t>χ</m:t>
                </m:r>
              </m:e>
              <m:sub>
                <m:r>
                  <w:rPr>
                    <w:rFonts w:ascii="Cambria Math" w:eastAsia="Cambria Math" w:hAnsi="Cambria Math" w:cs="Cambria Math"/>
                  </w:rPr>
                  <m:t>1</m:t>
                </m:r>
                <m:r>
                  <m:rPr>
                    <m:sty m:val="p"/>
                  </m:rPr>
                  <w:rPr>
                    <w:rFonts w:ascii="Cambria Math" w:eastAsia="Cambria Math" w:hAnsi="Cambria Math" w:cs="Cambria Math"/>
                  </w:rPr>
                  <m:t>,</m:t>
                </m:r>
                <m:r>
                  <w:rPr>
                    <w:rFonts w:ascii="Cambria Math" w:eastAsia="Cambria Math" w:hAnsi="Cambria Math" w:cs="Cambria Math"/>
                  </w:rPr>
                  <m:t> 1</m:t>
                </m:r>
                <m:r>
                  <m:rPr>
                    <m:sty m:val="p"/>
                  </m:rPr>
                  <w:rPr>
                    <w:rFonts w:ascii="Cambria Math" w:eastAsia="Cambria Math" w:hAnsi="Cambria Math" w:cs="Cambria Math"/>
                  </w:rPr>
                  <m:t>-</m:t>
                </m:r>
                <m:r>
                  <w:rPr>
                    <w:rFonts w:ascii="Cambria Math" w:eastAsia="Cambria Math" w:hAnsi="Cambria Math" w:cs="Cambria Math"/>
                  </w:rPr>
                  <m:t>α</m:t>
                </m:r>
              </m:sub>
              <m:sup>
                <m:r>
                  <w:rPr>
                    <w:rFonts w:ascii="Cambria Math" w:eastAsia="Cambria Math" w:hAnsi="Cambria Math" w:cs="Cambria Math"/>
                  </w:rPr>
                  <m:t>2</m:t>
                </m:r>
              </m:sup>
            </m:sSubSup>
          </m:e>
        </m:d>
      </m:oMath>
      <w:r>
        <w:rPr>
          <w:rFonts w:ascii="Times New Roman" w:eastAsia="Times New Roman" w:hAnsi="Times New Roman" w:cs="Times New Roman"/>
        </w:rPr>
        <w:t xml:space="preserve"> where </w:t>
      </w:r>
    </w:p>
    <w:p w14:paraId="20AB9AE3" w14:textId="77777777" w:rsidR="000A7E31" w:rsidRDefault="00000000">
      <w:pPr>
        <w:pStyle w:val="BodyText"/>
        <w:rPr>
          <w:rFonts w:ascii="Times New Roman" w:hAnsi="Times New Roman" w:cs="Times New Roman"/>
        </w:rPr>
      </w:pPr>
      <m:oMathPara>
        <m:oMath>
          <m:sSub>
            <m:sSubPr>
              <m:ctrlPr>
                <w:rPr>
                  <w:rFonts w:ascii="Cambria Math" w:eastAsia="Cambria Math" w:hAnsi="Cambria Math" w:cs="Cambria Math"/>
                </w:rPr>
              </m:ctrlPr>
            </m:sSubPr>
            <m:e>
              <m:r>
                <w:rPr>
                  <w:rFonts w:ascii="Cambria Math" w:eastAsia="Cambria Math" w:hAnsi="Cambria Math" w:cs="Cambria Math"/>
                </w:rPr>
                <m:t>λ</m:t>
              </m:r>
            </m:e>
            <m:sub>
              <m:r>
                <m:rPr>
                  <m:nor/>
                </m:rPr>
                <w:rPr>
                  <w:rFonts w:ascii="Times New Roman" w:eastAsia="Times New Roman" w:hAnsi="Times New Roman" w:cs="Times New Roman"/>
                </w:rPr>
                <m:t>off</m:t>
              </m:r>
            </m:sub>
          </m:sSub>
          <m:r>
            <m:rPr>
              <m:sty m:val="p"/>
            </m:rP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N</m:t>
              </m:r>
              <m:r>
                <m:rPr>
                  <m:sty m:val="p"/>
                </m:rP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b</m:t>
                  </m:r>
                </m:e>
                <m:sub>
                  <m:r>
                    <w:rPr>
                      <w:rFonts w:ascii="Cambria Math" w:eastAsia="Cambria Math" w:hAnsi="Cambria Math" w:cs="Cambria Math"/>
                    </w:rPr>
                    <m:t>m</m:t>
                  </m:r>
                </m:sub>
                <m:sup>
                  <m:r>
                    <w:rPr>
                      <w:rFonts w:ascii="Cambria Math" w:eastAsia="Cambria Math" w:hAnsi="Cambria Math" w:cs="Cambria Math"/>
                    </w:rPr>
                    <m:t>T</m:t>
                  </m:r>
                </m:sup>
              </m:sSubSup>
              <m:r>
                <w:rPr>
                  <w:rFonts w:ascii="Cambria Math" w:eastAsia="Cambria Math" w:hAnsi="Cambria Math" w:cs="Cambria Math"/>
                </w:rPr>
                <m:t>A </m:t>
              </m:r>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Σ</m:t>
                  </m:r>
                </m:e>
                <m:sub>
                  <m:r>
                    <w:rPr>
                      <w:rFonts w:ascii="Cambria Math" w:eastAsia="Cambria Math" w:hAnsi="Cambria Math" w:cs="Cambria Math"/>
                    </w:rPr>
                    <m:t>g</m:t>
                  </m:r>
                  <m:r>
                    <m:rPr>
                      <m:sty m:val="p"/>
                    </m:rPr>
                    <w:rPr>
                      <w:rFonts w:ascii="Cambria Math" w:eastAsia="Cambria Math" w:hAnsi="Cambria Math" w:cs="Cambria Math"/>
                    </w:rPr>
                    <m:t>,</m:t>
                  </m:r>
                  <m:r>
                    <w:rPr>
                      <w:rFonts w:ascii="Cambria Math" w:eastAsia="Cambria Math" w:hAnsi="Cambria Math" w:cs="Cambria Math"/>
                    </w:rPr>
                    <m:t>0</m:t>
                  </m:r>
                </m:sub>
              </m:sSub>
              <m:sSub>
                <m:sSubPr>
                  <m:ctrlPr>
                    <w:rPr>
                      <w:rFonts w:ascii="Cambria Math" w:eastAsia="Cambria Math" w:hAnsi="Cambria Math" w:cs="Cambria Math"/>
                    </w:rPr>
                  </m:ctrlPr>
                </m:sSubPr>
                <m:e>
                  <m:r>
                    <m:rPr>
                      <m:sty m:val="p"/>
                    </m:rPr>
                    <w:rPr>
                      <w:rFonts w:ascii="Cambria Math" w:eastAsia="Cambria Math" w:hAnsi="Cambria Math" w:cs="Cambria Math"/>
                    </w:rPr>
                    <m:t>}</m:t>
                  </m:r>
                </m:e>
                <m:sub>
                  <m:r>
                    <m:rPr>
                      <m:sty m:val="p"/>
                    </m:rPr>
                    <w:rPr>
                      <w:rFonts w:ascii="Cambria Math" w:eastAsia="Cambria Math" w:hAnsi="Cambria Math" w:cs="Cambria Math"/>
                    </w:rPr>
                    <m:t>.</m:t>
                  </m:r>
                  <m:r>
                    <w:rPr>
                      <w:rFonts w:ascii="Cambria Math" w:eastAsia="Cambria Math" w:hAnsi="Cambria Math" w:cs="Cambria Math"/>
                    </w:rPr>
                    <m:t>k</m:t>
                  </m:r>
                </m:sub>
              </m:sSub>
              <m:sSup>
                <m:sSupPr>
                  <m:ctrlPr>
                    <w:rPr>
                      <w:rFonts w:ascii="Cambria Math" w:eastAsia="Cambria Math" w:hAnsi="Cambria Math" w:cs="Cambria Math"/>
                    </w:rPr>
                  </m:ctrlPr>
                </m:sSupPr>
                <m:e>
                  <m:r>
                    <m:rPr>
                      <m:sty m:val="p"/>
                    </m:rPr>
                    <w:rPr>
                      <w:rFonts w:ascii="Cambria Math" w:eastAsia="Cambria Math" w:hAnsi="Cambria Math" w:cs="Cambria Math"/>
                    </w:rPr>
                    <m:t>)</m:t>
                  </m:r>
                </m:e>
                <m:sup>
                  <m:r>
                    <w:rPr>
                      <w:rFonts w:ascii="Cambria Math" w:eastAsia="Cambria Math" w:hAnsi="Cambria Math" w:cs="Cambria Math"/>
                    </w:rPr>
                    <m:t>2</m:t>
                  </m:r>
                </m:sup>
              </m:sSup>
            </m:num>
            <m:den>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Σ</m:t>
                  </m:r>
                </m:e>
                <m:sub>
                  <m:r>
                    <w:rPr>
                      <w:rFonts w:ascii="Cambria Math" w:eastAsia="Cambria Math" w:hAnsi="Cambria Math" w:cs="Cambria Math"/>
                    </w:rPr>
                    <m:t>Y</m:t>
                  </m:r>
                </m:sub>
              </m:sSub>
              <m:sSub>
                <m:sSubPr>
                  <m:ctrlPr>
                    <w:rPr>
                      <w:rFonts w:ascii="Cambria Math" w:eastAsia="Cambria Math" w:hAnsi="Cambria Math" w:cs="Cambria Math"/>
                    </w:rPr>
                  </m:ctrlPr>
                </m:sSubPr>
                <m:e>
                  <m:r>
                    <m:rPr>
                      <m:sty m:val="p"/>
                    </m:rPr>
                    <w:rPr>
                      <w:rFonts w:ascii="Cambria Math" w:eastAsia="Cambria Math" w:hAnsi="Cambria Math" w:cs="Cambria Math"/>
                    </w:rPr>
                    <m:t>}</m:t>
                  </m:r>
                </m:e>
                <m:sub>
                  <m:r>
                    <w:rPr>
                      <w:rFonts w:ascii="Cambria Math" w:eastAsia="Cambria Math" w:hAnsi="Cambria Math" w:cs="Cambria Math"/>
                    </w:rPr>
                    <m:t>k</m:t>
                  </m:r>
                  <m:r>
                    <m:rPr>
                      <m:sty m:val="p"/>
                    </m:rPr>
                    <w:rPr>
                      <w:rFonts w:ascii="Cambria Math" w:eastAsia="Cambria Math" w:hAnsi="Cambria Math" w:cs="Cambria Math"/>
                    </w:rPr>
                    <m:t>,</m:t>
                  </m:r>
                  <m:r>
                    <w:rPr>
                      <w:rFonts w:ascii="Cambria Math" w:eastAsia="Cambria Math" w:hAnsi="Cambria Math" w:cs="Cambria Math"/>
                    </w:rPr>
                    <m:t>k</m:t>
                  </m:r>
                </m:sub>
              </m:sSub>
              <m:r>
                <w:rPr>
                  <w:rFonts w:ascii="Cambria Math" w:eastAsia="Cambria Math" w:hAnsi="Cambria Math" w:cs="Cambria Math"/>
                </w:rPr>
                <m:t> </m:t>
              </m:r>
              <m:d>
                <m:dPr>
                  <m:ctrlPr>
                    <w:rPr>
                      <w:rFonts w:ascii="Cambria Math" w:eastAsia="Cambria Math" w:hAnsi="Cambria Math" w:cs="Cambria Math"/>
                    </w:rPr>
                  </m:ctrlPr>
                </m:dPr>
                <m:e>
                  <m:r>
                    <w:rPr>
                      <w:rFonts w:ascii="Cambria Math" w:eastAsia="Cambria Math" w:hAnsi="Cambria Math" w:cs="Cambria Math"/>
                    </w:rPr>
                    <m:t>1</m:t>
                  </m:r>
                  <m:r>
                    <m:rPr>
                      <m:sty m:val="p"/>
                    </m:rP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b</m:t>
                      </m:r>
                    </m:e>
                    <m:sub>
                      <m:r>
                        <w:rPr>
                          <w:rFonts w:ascii="Cambria Math" w:eastAsia="Cambria Math" w:hAnsi="Cambria Math" w:cs="Cambria Math"/>
                        </w:rPr>
                        <m:t>m</m:t>
                      </m:r>
                    </m:sub>
                    <m:sup>
                      <m:r>
                        <w:rPr>
                          <w:rFonts w:ascii="Cambria Math" w:eastAsia="Cambria Math" w:hAnsi="Cambria Math" w:cs="Cambria Math"/>
                        </w:rPr>
                        <m:t>T</m:t>
                      </m:r>
                    </m:sup>
                  </m:sSubSup>
                  <m:r>
                    <w:rPr>
                      <w:rFonts w:ascii="Cambria Math" w:eastAsia="Cambria Math" w:hAnsi="Cambria Math" w:cs="Cambria Math"/>
                    </w:rPr>
                    <m:t>A </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m</m:t>
                      </m:r>
                    </m:sub>
                  </m:sSub>
                </m:e>
              </m:d>
            </m:den>
          </m:f>
          <m:r>
            <w:rPr>
              <w:rFonts w:ascii="Cambria Math" w:eastAsia="Cambria Math" w:hAnsi="Cambria Math" w:cs="Cambria Math"/>
            </w:rPr>
            <m:t>.</m:t>
          </m:r>
        </m:oMath>
      </m:oMathPara>
    </w:p>
    <w:p w14:paraId="7261C609" w14:textId="77777777" w:rsidR="000A7E31" w:rsidRDefault="00000000">
      <w:pPr>
        <w:pStyle w:val="FirstParagraph"/>
        <w:rPr>
          <w:rFonts w:ascii="Times New Roman" w:hAnsi="Times New Roman" w:cs="Times New Roman"/>
        </w:rPr>
      </w:pPr>
      <w:r>
        <w:rPr>
          <w:rFonts w:ascii="Times New Roman" w:eastAsia="Times New Roman" w:hAnsi="Times New Roman" w:cs="Times New Roman"/>
        </w:rPr>
        <w:t xml:space="preserve">Note that when </w:t>
      </w:r>
      <m:oMath>
        <m:r>
          <w:rPr>
            <w:rFonts w:ascii="Cambria Math" w:eastAsia="Cambria Math" w:hAnsi="Cambria Math" w:cs="Cambria Math"/>
          </w:rPr>
          <m:t>A</m:t>
        </m:r>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0</m:t>
            </m:r>
          </m:e>
          <m:sub>
            <m:r>
              <w:rPr>
                <w:rFonts w:ascii="Cambria Math" w:eastAsia="Cambria Math" w:hAnsi="Cambria Math" w:cs="Cambria Math"/>
              </w:rPr>
              <m:t>K</m:t>
            </m:r>
            <m:r>
              <m:rPr>
                <m:sty m:val="p"/>
              </m:rPr>
              <w:rPr>
                <w:rFonts w:ascii="Cambria Math" w:eastAsia="Cambria Math" w:hAnsi="Cambria Math" w:cs="Cambria Math"/>
              </w:rPr>
              <m:t>×</m:t>
            </m:r>
            <m:r>
              <w:rPr>
                <w:rFonts w:ascii="Cambria Math" w:eastAsia="Cambria Math" w:hAnsi="Cambria Math" w:cs="Cambria Math"/>
              </w:rPr>
              <m:t>K</m:t>
            </m:r>
          </m:sub>
        </m:sSub>
      </m:oMath>
      <w:r>
        <w:rPr>
          <w:rFonts w:ascii="Times New Roman" w:eastAsia="Times New Roman" w:hAnsi="Times New Roman" w:cs="Times New Roman"/>
        </w:rPr>
        <w:t xml:space="preserve">, i.e. there is no excess genetic variance induced by AM,the null distribution is central and </w:t>
      </w:r>
      <m:oMath>
        <m:r>
          <m:rPr>
            <m:nor/>
          </m:rPr>
          <w:rPr>
            <w:rFonts w:ascii="Times New Roman" w:eastAsia="Times New Roman" w:hAnsi="Times New Roman" w:cs="Times New Roman"/>
          </w:rPr>
          <m:t>Type I error rate</m:t>
        </m:r>
        <m:d>
          <m:dPr>
            <m:ctrlPr>
              <w:rPr>
                <w:rFonts w:ascii="Cambria Math" w:eastAsia="Cambria Math" w:hAnsi="Cambria Math" w:cs="Cambria Math"/>
              </w:rPr>
            </m:ctrlPr>
          </m:dPr>
          <m:e>
            <m:r>
              <w:rPr>
                <w:rFonts w:ascii="Cambria Math" w:eastAsia="Cambria Math" w:hAnsi="Cambria Math" w:cs="Cambria Math"/>
              </w:rPr>
              <m:t>α</m:t>
            </m:r>
          </m:e>
        </m:d>
        <m:r>
          <m:rPr>
            <m:sty m:val="p"/>
          </m:rPr>
          <w:rPr>
            <w:rFonts w:ascii="Cambria Math" w:eastAsia="Cambria Math" w:hAnsi="Cambria Math" w:cs="Cambria Math"/>
          </w:rPr>
          <m:t>=</m:t>
        </m:r>
        <m:r>
          <w:rPr>
            <w:rFonts w:ascii="Cambria Math" w:eastAsia="Cambria Math" w:hAnsi="Cambria Math" w:cs="Cambria Math"/>
          </w:rPr>
          <m:t>α</m:t>
        </m:r>
      </m:oMath>
      <w:r>
        <w:rPr>
          <w:rFonts w:ascii="Times New Roman" w:eastAsia="Times New Roman" w:hAnsi="Times New Roman" w:cs="Times New Roman"/>
        </w:rPr>
        <w:t xml:space="preserve">. The power at on target loci (i.e., </w:t>
      </w:r>
      <m:oMath>
        <m:r>
          <w:rPr>
            <w:rFonts w:ascii="Cambria Math" w:eastAsia="Cambria Math" w:hAnsi="Cambria Math" w:cs="Cambria Math"/>
          </w:rPr>
          <m:t>β</m:t>
        </m:r>
        <m:r>
          <m:rPr>
            <m:sty m:val="p"/>
          </m:rPr>
          <w:rPr>
            <w:rFonts w:ascii="Cambria Math" w:eastAsia="Cambria Math" w:hAnsi="Cambria Math" w:cs="Cambria Math"/>
          </w:rPr>
          <m:t>≠</m:t>
        </m:r>
        <m:r>
          <w:rPr>
            <w:rFonts w:ascii="Cambria Math" w:eastAsia="Cambria Math" w:hAnsi="Cambria Math" w:cs="Cambria Math"/>
          </w:rPr>
          <m:t>0</m:t>
        </m:r>
      </m:oMath>
      <w:r>
        <w:rPr>
          <w:rFonts w:ascii="Times New Roman" w:eastAsia="Times New Roman" w:hAnsi="Times New Roman" w:cs="Times New Roman"/>
        </w:rPr>
        <w:t xml:space="preserve">) is similarly </w:t>
      </w:r>
      <m:oMath>
        <m:r>
          <m:rPr>
            <m:nor/>
          </m:rPr>
          <w:rPr>
            <w:rFonts w:ascii="Times New Roman" w:eastAsia="Times New Roman" w:hAnsi="Times New Roman" w:cs="Times New Roman"/>
          </w:rPr>
          <m:t>Power</m:t>
        </m:r>
        <m:d>
          <m:dPr>
            <m:ctrlPr>
              <w:rPr>
                <w:rFonts w:ascii="Cambria Math" w:eastAsia="Cambria Math" w:hAnsi="Cambria Math" w:cs="Cambria Math"/>
              </w:rPr>
            </m:ctrlPr>
          </m:dPr>
          <m:e>
            <m:r>
              <w:rPr>
                <w:rFonts w:ascii="Cambria Math" w:eastAsia="Cambria Math" w:hAnsi="Cambria Math" w:cs="Cambria Math"/>
              </w:rPr>
              <m:t>α</m:t>
            </m:r>
          </m:e>
        </m:d>
        <m:r>
          <m:rPr>
            <m:sty m:val="p"/>
          </m:rPr>
          <w:rPr>
            <w:rFonts w:ascii="Cambria Math" w:eastAsia="Cambria Math" w:hAnsi="Cambria Math" w:cs="Cambria Math"/>
          </w:rPr>
          <m:t>=</m:t>
        </m:r>
        <m:r>
          <w:rPr>
            <w:rFonts w:ascii="Cambria Math" w:eastAsia="Cambria Math" w:hAnsi="Cambria Math" w:cs="Cambria Math"/>
          </w:rPr>
          <m:t>1</m:t>
        </m:r>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F</m:t>
            </m:r>
          </m:e>
          <m:sub>
            <m:sSubSup>
              <m:sSubSupPr>
                <m:ctrlPr>
                  <w:rPr>
                    <w:rFonts w:ascii="Cambria Math" w:eastAsia="Cambria Math" w:hAnsi="Cambria Math" w:cs="Cambria Math"/>
                  </w:rPr>
                </m:ctrlPr>
              </m:sSubSupPr>
              <m:e>
                <m:r>
                  <w:rPr>
                    <w:rFonts w:ascii="Cambria Math" w:eastAsia="Cambria Math" w:hAnsi="Cambria Math" w:cs="Cambria Math"/>
                  </w:rPr>
                  <m:t>χ</m:t>
                </m:r>
              </m:e>
              <m:sub>
                <m:r>
                  <w:rPr>
                    <w:rFonts w:ascii="Cambria Math" w:eastAsia="Cambria Math" w:hAnsi="Cambria Math" w:cs="Cambria Math"/>
                  </w:rPr>
                  <m:t>1</m:t>
                </m:r>
              </m:sub>
              <m:sup>
                <m:r>
                  <w:rPr>
                    <w:rFonts w:ascii="Cambria Math" w:eastAsia="Cambria Math" w:hAnsi="Cambria Math" w:cs="Cambria Math"/>
                  </w:rPr>
                  <m:t>2</m:t>
                </m:r>
              </m:sup>
            </m:sSubSup>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λ</m:t>
                    </m:r>
                  </m:e>
                  <m:sub>
                    <m:r>
                      <w:rPr>
                        <w:rFonts w:ascii="Cambria Math" w:eastAsia="Cambria Math" w:hAnsi="Cambria Math" w:cs="Cambria Math"/>
                      </w:rPr>
                      <m:t>mk</m:t>
                    </m:r>
                  </m:sub>
                </m:sSub>
              </m:e>
            </m:d>
          </m:sub>
        </m:sSub>
        <m:d>
          <m:dPr>
            <m:ctrlPr>
              <w:rPr>
                <w:rFonts w:ascii="Cambria Math" w:eastAsia="Cambria Math" w:hAnsi="Cambria Math" w:cs="Cambria Math"/>
              </w:rPr>
            </m:ctrlPr>
          </m:dPr>
          <m:e>
            <m:sSubSup>
              <m:sSubSupPr>
                <m:ctrlPr>
                  <w:rPr>
                    <w:rFonts w:ascii="Cambria Math" w:eastAsia="Cambria Math" w:hAnsi="Cambria Math" w:cs="Cambria Math"/>
                  </w:rPr>
                </m:ctrlPr>
              </m:sSubSupPr>
              <m:e>
                <m:r>
                  <w:rPr>
                    <w:rFonts w:ascii="Cambria Math" w:eastAsia="Cambria Math" w:hAnsi="Cambria Math" w:cs="Cambria Math"/>
                  </w:rPr>
                  <m:t>χ</m:t>
                </m:r>
              </m:e>
              <m:sub>
                <m:r>
                  <w:rPr>
                    <w:rFonts w:ascii="Cambria Math" w:eastAsia="Cambria Math" w:hAnsi="Cambria Math" w:cs="Cambria Math"/>
                  </w:rPr>
                  <m:t>1</m:t>
                </m:r>
                <m:r>
                  <m:rPr>
                    <m:sty m:val="p"/>
                  </m:rPr>
                  <w:rPr>
                    <w:rFonts w:ascii="Cambria Math" w:eastAsia="Cambria Math" w:hAnsi="Cambria Math" w:cs="Cambria Math"/>
                  </w:rPr>
                  <m:t>,</m:t>
                </m:r>
                <m:r>
                  <w:rPr>
                    <w:rFonts w:ascii="Cambria Math" w:eastAsia="Cambria Math" w:hAnsi="Cambria Math" w:cs="Cambria Math"/>
                  </w:rPr>
                  <m:t> 1</m:t>
                </m:r>
                <m:r>
                  <m:rPr>
                    <m:sty m:val="p"/>
                  </m:rPr>
                  <w:rPr>
                    <w:rFonts w:ascii="Cambria Math" w:eastAsia="Cambria Math" w:hAnsi="Cambria Math" w:cs="Cambria Math"/>
                  </w:rPr>
                  <m:t>-</m:t>
                </m:r>
                <m:r>
                  <w:rPr>
                    <w:rFonts w:ascii="Cambria Math" w:eastAsia="Cambria Math" w:hAnsi="Cambria Math" w:cs="Cambria Math"/>
                  </w:rPr>
                  <m:t>α</m:t>
                </m:r>
              </m:sub>
              <m:sup>
                <m:r>
                  <w:rPr>
                    <w:rFonts w:ascii="Cambria Math" w:eastAsia="Cambria Math" w:hAnsi="Cambria Math" w:cs="Cambria Math"/>
                  </w:rPr>
                  <m:t>2</m:t>
                </m:r>
              </m:sup>
            </m:sSubSup>
          </m:e>
        </m:d>
      </m:oMath>
      <w:r>
        <w:rPr>
          <w:rFonts w:ascii="Times New Roman" w:eastAsia="Times New Roman" w:hAnsi="Times New Roman" w:cs="Times New Roman"/>
        </w:rPr>
        <w:t xml:space="preserve"> where</w:t>
      </w:r>
    </w:p>
    <w:p w14:paraId="2BF743BA" w14:textId="77777777" w:rsidR="000A7E31" w:rsidRDefault="00000000">
      <w:pPr>
        <w:pStyle w:val="BodyText"/>
        <w:rPr>
          <w:rFonts w:ascii="Times New Roman" w:hAnsi="Times New Roman" w:cs="Times New Roman"/>
        </w:rPr>
      </w:pPr>
      <m:oMathPara>
        <m:oMath>
          <m:m>
            <m:mPr>
              <m:plcHide m:val="1"/>
              <m:mcs>
                <m:mc>
                  <m:mcPr>
                    <m:count m:val="1"/>
                    <m:mcJc m:val="center"/>
                  </m:mcPr>
                </m:mc>
              </m:mcs>
              <m:ctrlPr>
                <w:rPr>
                  <w:rFonts w:ascii="Cambria Math" w:eastAsia="Cambria Math" w:hAnsi="Cambria Math" w:cs="Cambria Math"/>
                </w:rPr>
              </m:ctrlPr>
            </m:mPr>
            <m:mr>
              <m:e/>
            </m:mr>
            <m:mr>
              <m:e>
                <m:sSub>
                  <m:sSubPr>
                    <m:ctrlPr>
                      <w:rPr>
                        <w:rFonts w:ascii="Cambria Math" w:eastAsia="Cambria Math" w:hAnsi="Cambria Math" w:cs="Cambria Math"/>
                      </w:rPr>
                    </m:ctrlPr>
                  </m:sSubPr>
                  <m:e>
                    <m:r>
                      <w:rPr>
                        <w:rFonts w:ascii="Cambria Math" w:eastAsia="Cambria Math" w:hAnsi="Cambria Math" w:cs="Cambria Math"/>
                      </w:rPr>
                      <m:t>λ</m:t>
                    </m:r>
                  </m:e>
                  <m:sub>
                    <m:r>
                      <w:rPr>
                        <w:rFonts w:ascii="Cambria Math" w:eastAsia="Cambria Math" w:hAnsi="Cambria Math" w:cs="Cambria Math"/>
                      </w:rPr>
                      <m:t>mk</m:t>
                    </m:r>
                  </m:sub>
                </m:sSub>
                <m:r>
                  <m:rPr>
                    <m:sty m:val="p"/>
                  </m:rP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N</m:t>
                    </m:r>
                    <m:sSup>
                      <m:sSupPr>
                        <m:ctrlPr>
                          <w:rPr>
                            <w:rFonts w:ascii="Cambria Math" w:eastAsia="Cambria Math" w:hAnsi="Cambria Math" w:cs="Cambria Math"/>
                          </w:rPr>
                        </m:ctrlPr>
                      </m:sSupPr>
                      <m:e>
                        <m:d>
                          <m:dPr>
                            <m:ctrlPr>
                              <w:rPr>
                                <w:rFonts w:ascii="Cambria Math" w:eastAsia="Cambria Math" w:hAnsi="Cambria Math" w:cs="Cambria Math"/>
                              </w:rPr>
                            </m:ctrlPr>
                          </m:dPr>
                          <m:e>
                            <m:r>
                              <w:rPr>
                                <w:rFonts w:ascii="Cambria Math" w:eastAsia="Cambria Math" w:hAnsi="Cambria Math" w:cs="Cambria Math"/>
                              </w:rPr>
                              <m:t>β</m:t>
                            </m:r>
                            <m:r>
                              <m:rPr>
                                <m:sty m:val="p"/>
                              </m:rPr>
                              <w:rPr>
                                <w:rFonts w:ascii="Cambria Math" w:eastAsia="Cambria Math" w:hAnsi="Cambria Math" w:cs="Cambria Math"/>
                              </w:rPr>
                              <m:t>+</m:t>
                            </m:r>
                            <m:sSub>
                              <m:sSubPr>
                                <m:ctrlPr>
                                  <w:rPr>
                                    <w:rFonts w:ascii="Cambria Math" w:eastAsia="Cambria Math" w:hAnsi="Cambria Math" w:cs="Cambria Math"/>
                                  </w:rPr>
                                </m:ctrlPr>
                              </m:sSubPr>
                              <m:e>
                                <m:r>
                                  <m:rPr>
                                    <m:nor/>
                                  </m:rPr>
                                  <w:rPr>
                                    <w:rFonts w:ascii="Times New Roman" w:eastAsia="Times New Roman" w:hAnsi="Times New Roman" w:cs="Times New Roman"/>
                                  </w:rPr>
                                  <m:t>bias</m:t>
                                </m:r>
                              </m:e>
                              <m:sub>
                                <m:r>
                                  <w:rPr>
                                    <w:rFonts w:ascii="Cambria Math" w:eastAsia="Cambria Math" w:hAnsi="Cambria Math" w:cs="Cambria Math"/>
                                  </w:rPr>
                                  <m:t>m</m:t>
                                </m:r>
                              </m:sub>
                            </m:sSub>
                          </m:e>
                        </m:d>
                      </m:e>
                      <m:sup>
                        <m:r>
                          <w:rPr>
                            <w:rFonts w:ascii="Cambria Math" w:eastAsia="Cambria Math" w:hAnsi="Cambria Math" w:cs="Cambria Math"/>
                          </w:rPr>
                          <m:t>2</m:t>
                        </m:r>
                      </m:sup>
                    </m:sSup>
                  </m:num>
                  <m:den>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Σ</m:t>
                        </m:r>
                      </m:e>
                      <m:sub>
                        <m:r>
                          <w:rPr>
                            <w:rFonts w:ascii="Cambria Math" w:eastAsia="Cambria Math" w:hAnsi="Cambria Math" w:cs="Cambria Math"/>
                          </w:rPr>
                          <m:t>Y</m:t>
                        </m:r>
                      </m:sub>
                    </m:sSub>
                    <m:sSub>
                      <m:sSubPr>
                        <m:ctrlPr>
                          <w:rPr>
                            <w:rFonts w:ascii="Cambria Math" w:eastAsia="Cambria Math" w:hAnsi="Cambria Math" w:cs="Cambria Math"/>
                          </w:rPr>
                        </m:ctrlPr>
                      </m:sSubPr>
                      <m:e>
                        <m:r>
                          <m:rPr>
                            <m:sty m:val="p"/>
                          </m:rPr>
                          <w:rPr>
                            <w:rFonts w:ascii="Cambria Math" w:eastAsia="Cambria Math" w:hAnsi="Cambria Math" w:cs="Cambria Math"/>
                          </w:rPr>
                          <m:t>}</m:t>
                        </m:r>
                      </m:e>
                      <m:sub>
                        <m:r>
                          <w:rPr>
                            <w:rFonts w:ascii="Cambria Math" w:eastAsia="Cambria Math" w:hAnsi="Cambria Math" w:cs="Cambria Math"/>
                          </w:rPr>
                          <m:t>k</m:t>
                        </m:r>
                        <m:r>
                          <m:rPr>
                            <m:sty m:val="p"/>
                          </m:rPr>
                          <w:rPr>
                            <w:rFonts w:ascii="Cambria Math" w:eastAsia="Cambria Math" w:hAnsi="Cambria Math" w:cs="Cambria Math"/>
                          </w:rPr>
                          <m:t>,</m:t>
                        </m:r>
                        <m:r>
                          <w:rPr>
                            <w:rFonts w:ascii="Cambria Math" w:eastAsia="Cambria Math" w:hAnsi="Cambria Math" w:cs="Cambria Math"/>
                          </w:rPr>
                          <m:t>k</m:t>
                        </m:r>
                      </m:sub>
                    </m:sSub>
                    <m:d>
                      <m:dPr>
                        <m:ctrlPr>
                          <w:rPr>
                            <w:rFonts w:ascii="Cambria Math" w:eastAsia="Cambria Math" w:hAnsi="Cambria Math" w:cs="Cambria Math"/>
                          </w:rPr>
                        </m:ctrlPr>
                      </m:dPr>
                      <m:e>
                        <m:r>
                          <w:rPr>
                            <w:rFonts w:ascii="Cambria Math" w:eastAsia="Cambria Math" w:hAnsi="Cambria Math" w:cs="Cambria Math"/>
                          </w:rPr>
                          <m:t>1</m:t>
                        </m:r>
                        <m:r>
                          <m:rPr>
                            <m:sty m:val="p"/>
                          </m:rP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b</m:t>
                            </m:r>
                          </m:e>
                          <m:sub>
                            <m:r>
                              <w:rPr>
                                <w:rFonts w:ascii="Cambria Math" w:eastAsia="Cambria Math" w:hAnsi="Cambria Math" w:cs="Cambria Math"/>
                              </w:rPr>
                              <m:t>m</m:t>
                            </m:r>
                          </m:sub>
                          <m:sup>
                            <m:r>
                              <w:rPr>
                                <w:rFonts w:ascii="Cambria Math" w:eastAsia="Cambria Math" w:hAnsi="Cambria Math" w:cs="Cambria Math"/>
                              </w:rPr>
                              <m:t>T</m:t>
                            </m:r>
                          </m:sup>
                        </m:sSubSup>
                        <m:r>
                          <w:rPr>
                            <w:rFonts w:ascii="Cambria Math" w:eastAsia="Cambria Math" w:hAnsi="Cambria Math" w:cs="Cambria Math"/>
                          </w:rPr>
                          <m:t>A </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m</m:t>
                            </m:r>
                          </m:sub>
                        </m:sSub>
                      </m:e>
                    </m:d>
                  </m:den>
                </m:f>
                <m:r>
                  <m:rPr>
                    <m:sty m:val="p"/>
                  </m:rPr>
                  <w:rPr>
                    <w:rFonts w:ascii="Cambria Math" w:eastAsia="Cambria Math" w:hAnsi="Cambria Math" w:cs="Cambria Math"/>
                  </w:rPr>
                  <m:t>.</m:t>
                </m:r>
              </m:e>
            </m:mr>
          </m:m>
        </m:oMath>
      </m:oMathPara>
      <w:bookmarkEnd w:id="78"/>
    </w:p>
    <w:p w14:paraId="47EE052C" w14:textId="77777777" w:rsidR="000A7E31" w:rsidRDefault="00000000">
      <w:pPr>
        <w:pStyle w:val="Heading3"/>
      </w:pPr>
      <w:bookmarkStart w:id="79" w:name="Xb485a23e012a1032287c1767d9a992cab4b556f"/>
      <w:r>
        <w:rPr>
          <w:rFonts w:eastAsia="Times New Roman"/>
        </w:rPr>
        <w:t>Expected genome-wide null hypothesis rejection rates under Gaussian effects model</w:t>
      </w:r>
    </w:p>
    <w:p w14:paraId="11493138" w14:textId="77777777" w:rsidR="000A7E31" w:rsidRDefault="00000000">
      <w:pPr>
        <w:pStyle w:val="FirstParagraph"/>
        <w:rPr>
          <w:rFonts w:ascii="Times New Roman" w:hAnsi="Times New Roman" w:cs="Times New Roman"/>
        </w:rPr>
      </w:pPr>
      <w:r>
        <w:rPr>
          <w:rFonts w:ascii="Times New Roman" w:eastAsia="Times New Roman" w:hAnsi="Times New Roman" w:cs="Times New Roman"/>
        </w:rPr>
        <w:t xml:space="preserve">To estimate type-I error rates across all off-target loci and power across all on-target loci, we suppose that of </w:t>
      </w:r>
      <m:oMath>
        <m:r>
          <w:rPr>
            <w:rFonts w:ascii="Cambria Math" w:eastAsia="Cambria Math" w:hAnsi="Cambria Math" w:cs="Cambria Math"/>
          </w:rPr>
          <m:t>M</m:t>
        </m:r>
        <m:r>
          <m:rPr>
            <m:sty m:val="p"/>
          </m:rPr>
          <w:rPr>
            <w:rFonts w:ascii="Cambria Math" w:eastAsia="Cambria Math" w:hAnsi="Cambria Math" w:cs="Cambria Math"/>
          </w:rPr>
          <m:t>=</m:t>
        </m:r>
        <m:r>
          <w:rPr>
            <w:rFonts w:ascii="Cambria Math" w:eastAsia="Cambria Math" w:hAnsi="Cambria Math" w:cs="Cambria Math"/>
          </w:rPr>
          <m:t>K</m:t>
        </m:r>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M</m:t>
            </m:r>
          </m:e>
          <m:sub>
            <m:r>
              <w:rPr>
                <w:rFonts w:ascii="Cambria Math" w:eastAsia="Cambria Math" w:hAnsi="Cambria Math" w:cs="Cambria Math"/>
              </w:rPr>
              <m:t>K</m:t>
            </m:r>
          </m:sub>
        </m:sSub>
      </m:oMath>
      <w:r>
        <w:rPr>
          <w:rFonts w:ascii="Times New Roman" w:eastAsia="Times New Roman" w:hAnsi="Times New Roman" w:cs="Times New Roman"/>
        </w:rPr>
        <w:t xml:space="preserve"> standardized variants, </w:t>
      </w:r>
      <m:oMath>
        <m:sSub>
          <m:sSubPr>
            <m:ctrlPr>
              <w:rPr>
                <w:rFonts w:ascii="Cambria Math" w:eastAsia="Cambria Math" w:hAnsi="Cambria Math" w:cs="Cambria Math"/>
              </w:rPr>
            </m:ctrlPr>
          </m:sSubPr>
          <m:e>
            <m:r>
              <w:rPr>
                <w:rFonts w:ascii="Cambria Math" w:eastAsia="Cambria Math" w:hAnsi="Cambria Math" w:cs="Cambria Math"/>
              </w:rPr>
              <m:t>M</m:t>
            </m:r>
          </m:e>
          <m:sub>
            <m:r>
              <w:rPr>
                <w:rFonts w:ascii="Cambria Math" w:eastAsia="Cambria Math" w:hAnsi="Cambria Math" w:cs="Cambria Math"/>
              </w:rPr>
              <m:t>K</m:t>
            </m:r>
          </m:sub>
        </m:sSub>
      </m:oMath>
      <w:r>
        <w:rPr>
          <w:rFonts w:ascii="Times New Roman" w:eastAsia="Times New Roman" w:hAnsi="Times New Roman" w:cs="Times New Roman"/>
        </w:rPr>
        <w:t xml:space="preserve"> distinct causal variants are causal for each </w:t>
      </w:r>
      <m:oMath>
        <m:r>
          <w:rPr>
            <w:rFonts w:ascii="Cambria Math" w:eastAsia="Cambria Math" w:hAnsi="Cambria Math" w:cs="Cambria Math"/>
          </w:rPr>
          <m:t>k</m:t>
        </m:r>
      </m:oMath>
      <w:r>
        <w:rPr>
          <w:rFonts w:ascii="Times New Roman" w:eastAsia="Times New Roman" w:hAnsi="Times New Roman" w:cs="Times New Roman"/>
        </w:rPr>
        <w:t>th phenotype. That is, we can write the genetic effect matrix</w:t>
      </w:r>
    </w:p>
    <w:p w14:paraId="3FF1E8B7" w14:textId="77777777" w:rsidR="000A7E31" w:rsidRDefault="00000000">
      <w:pPr>
        <w:pStyle w:val="BodyText"/>
        <w:rPr>
          <w:rFonts w:ascii="Times New Roman" w:hAnsi="Times New Roman" w:cs="Times New Roman"/>
        </w:rPr>
      </w:pPr>
      <m:oMathPara>
        <m:oMath>
          <m:r>
            <w:rPr>
              <w:rFonts w:ascii="Cambria Math" w:eastAsia="Cambria Math" w:hAnsi="Cambria Math" w:cs="Cambria Math"/>
            </w:rPr>
            <m:t>B</m:t>
          </m:r>
          <m:r>
            <m:rPr>
              <m:sty m:val="p"/>
            </m:rPr>
            <w:rPr>
              <w:rFonts w:ascii="Cambria Math" w:eastAsia="Cambria Math" w:hAnsi="Cambria Math" w:cs="Cambria Math"/>
            </w:rPr>
            <m:t>=</m:t>
          </m:r>
          <m:sSup>
            <m:sSupPr>
              <m:ctrlPr>
                <w:rPr>
                  <w:rFonts w:ascii="Cambria Math" w:eastAsia="Cambria Math" w:hAnsi="Cambria Math" w:cs="Cambria Math"/>
                </w:rPr>
              </m:ctrlPr>
            </m:sSupPr>
            <m:e>
              <m:d>
                <m:dPr>
                  <m:ctrlPr>
                    <w:rPr>
                      <w:rFonts w:ascii="Cambria Math" w:eastAsia="Cambria Math" w:hAnsi="Cambria Math" w:cs="Cambria Math"/>
                    </w:rPr>
                  </m:ctrlPr>
                </m:dPr>
                <m:e>
                  <m:m>
                    <m:mPr>
                      <m:plcHide m:val="1"/>
                      <m:mcs>
                        <m:mc>
                          <m:mcPr>
                            <m:count m:val="10"/>
                            <m:mcJc m:val="center"/>
                          </m:mcPr>
                        </m:mc>
                      </m:mcs>
                      <m:ctrlPr>
                        <w:rPr>
                          <w:rFonts w:ascii="Cambria Math" w:eastAsia="Cambria Math" w:hAnsi="Cambria Math" w:cs="Cambria Math"/>
                        </w:rPr>
                      </m:ctrlPr>
                    </m:mPr>
                    <m:mr>
                      <m:e>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11</m:t>
                            </m:r>
                          </m:sub>
                        </m:sSub>
                      </m:e>
                      <m:e>
                        <m:r>
                          <m:rPr>
                            <m:sty m:val="p"/>
                          </m:rPr>
                          <w:rPr>
                            <w:rFonts w:ascii="Cambria Math" w:eastAsia="Cambria Math" w:hAnsi="Cambria Math" w:cs="Cambria Math"/>
                          </w:rPr>
                          <m:t>⋯</m:t>
                        </m:r>
                      </m:e>
                      <m:e>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1</m:t>
                            </m:r>
                            <m:sSub>
                              <m:sSubPr>
                                <m:ctrlPr>
                                  <w:rPr>
                                    <w:rFonts w:ascii="Cambria Math" w:eastAsia="Cambria Math" w:hAnsi="Cambria Math" w:cs="Cambria Math"/>
                                  </w:rPr>
                                </m:ctrlPr>
                              </m:sSubPr>
                              <m:e>
                                <m:r>
                                  <w:rPr>
                                    <w:rFonts w:ascii="Cambria Math" w:eastAsia="Cambria Math" w:hAnsi="Cambria Math" w:cs="Cambria Math"/>
                                  </w:rPr>
                                  <m:t>M</m:t>
                                </m:r>
                              </m:e>
                              <m:sub>
                                <m:r>
                                  <w:rPr>
                                    <w:rFonts w:ascii="Cambria Math" w:eastAsia="Cambria Math" w:hAnsi="Cambria Math" w:cs="Cambria Math"/>
                                  </w:rPr>
                                  <m:t>K</m:t>
                                </m:r>
                              </m:sub>
                            </m:sSub>
                          </m:sub>
                        </m:sSub>
                      </m:e>
                      <m:e/>
                      <m:e/>
                      <m:e/>
                      <m:e/>
                      <m:e/>
                      <m:e/>
                      <m:e/>
                    </m:mr>
                    <m:mr>
                      <m:e/>
                      <m:e/>
                      <m:e/>
                      <m:e>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21</m:t>
                            </m:r>
                          </m:sub>
                        </m:sSub>
                      </m:e>
                      <m:e>
                        <m:r>
                          <m:rPr>
                            <m:sty m:val="p"/>
                          </m:rPr>
                          <w:rPr>
                            <w:rFonts w:ascii="Cambria Math" w:eastAsia="Cambria Math" w:hAnsi="Cambria Math" w:cs="Cambria Math"/>
                          </w:rPr>
                          <m:t>⋯</m:t>
                        </m:r>
                      </m:e>
                      <m:e>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2</m:t>
                            </m:r>
                            <m:sSub>
                              <m:sSubPr>
                                <m:ctrlPr>
                                  <w:rPr>
                                    <w:rFonts w:ascii="Cambria Math" w:eastAsia="Cambria Math" w:hAnsi="Cambria Math" w:cs="Cambria Math"/>
                                  </w:rPr>
                                </m:ctrlPr>
                              </m:sSubPr>
                              <m:e>
                                <m:r>
                                  <w:rPr>
                                    <w:rFonts w:ascii="Cambria Math" w:eastAsia="Cambria Math" w:hAnsi="Cambria Math" w:cs="Cambria Math"/>
                                  </w:rPr>
                                  <m:t>M</m:t>
                                </m:r>
                              </m:e>
                              <m:sub>
                                <m:r>
                                  <w:rPr>
                                    <w:rFonts w:ascii="Cambria Math" w:eastAsia="Cambria Math" w:hAnsi="Cambria Math" w:cs="Cambria Math"/>
                                  </w:rPr>
                                  <m:t>K</m:t>
                                </m:r>
                              </m:sub>
                            </m:sSub>
                          </m:sub>
                        </m:sSub>
                      </m:e>
                      <m:e/>
                      <m:e/>
                      <m:e/>
                      <m:e/>
                    </m:mr>
                    <m:mr>
                      <m:e/>
                      <m:e/>
                      <m:e/>
                      <m:e/>
                      <m:e/>
                      <m:e/>
                      <m:e>
                        <m:r>
                          <m:rPr>
                            <m:sty m:val="p"/>
                          </m:rPr>
                          <w:rPr>
                            <w:rFonts w:ascii="Cambria Math" w:eastAsia="Cambria Math" w:hAnsi="Cambria Math" w:cs="Cambria Math"/>
                          </w:rPr>
                          <m:t>⋱</m:t>
                        </m:r>
                      </m:e>
                      <m:e/>
                      <m:e/>
                      <m:e/>
                    </m:mr>
                    <m:mr>
                      <m:e/>
                      <m:e/>
                      <m:e/>
                      <m:e/>
                      <m:e/>
                      <m:e/>
                      <m:e/>
                      <m:e>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K1</m:t>
                            </m:r>
                          </m:sub>
                        </m:sSub>
                      </m:e>
                      <m:e>
                        <m:r>
                          <m:rPr>
                            <m:sty m:val="p"/>
                          </m:rPr>
                          <w:rPr>
                            <w:rFonts w:ascii="Cambria Math" w:eastAsia="Cambria Math" w:hAnsi="Cambria Math" w:cs="Cambria Math"/>
                          </w:rPr>
                          <m:t>⋯</m:t>
                        </m:r>
                      </m:e>
                      <m:e>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K</m:t>
                            </m:r>
                            <m:sSub>
                              <m:sSubPr>
                                <m:ctrlPr>
                                  <w:rPr>
                                    <w:rFonts w:ascii="Cambria Math" w:eastAsia="Cambria Math" w:hAnsi="Cambria Math" w:cs="Cambria Math"/>
                                  </w:rPr>
                                </m:ctrlPr>
                              </m:sSubPr>
                              <m:e>
                                <m:r>
                                  <w:rPr>
                                    <w:rFonts w:ascii="Cambria Math" w:eastAsia="Cambria Math" w:hAnsi="Cambria Math" w:cs="Cambria Math"/>
                                  </w:rPr>
                                  <m:t>M</m:t>
                                </m:r>
                              </m:e>
                              <m:sub>
                                <m:r>
                                  <w:rPr>
                                    <w:rFonts w:ascii="Cambria Math" w:eastAsia="Cambria Math" w:hAnsi="Cambria Math" w:cs="Cambria Math"/>
                                  </w:rPr>
                                  <m:t>K</m:t>
                                </m:r>
                              </m:sub>
                            </m:sSub>
                          </m:sub>
                        </m:sSub>
                      </m:e>
                    </m:mr>
                  </m:m>
                </m:e>
              </m:d>
            </m:e>
            <m:sup>
              <m:r>
                <w:rPr>
                  <w:rFonts w:ascii="Cambria Math" w:eastAsia="Cambria Math" w:hAnsi="Cambria Math" w:cs="Cambria Math"/>
                </w:rPr>
                <m:t>T</m:t>
              </m:r>
            </m:sup>
          </m:sSup>
        </m:oMath>
      </m:oMathPara>
    </w:p>
    <w:p w14:paraId="3E79973D" w14:textId="77777777" w:rsidR="000A7E31" w:rsidRDefault="00000000">
      <w:pPr>
        <w:pStyle w:val="FirstParagraph"/>
        <w:rPr>
          <w:rFonts w:ascii="Times New Roman" w:hAnsi="Times New Roman" w:cs="Times New Roman"/>
        </w:rPr>
      </w:pPr>
      <w:r>
        <w:rPr>
          <w:rFonts w:ascii="Times New Roman" w:eastAsia="Times New Roman" w:hAnsi="Times New Roman" w:cs="Times New Roman"/>
        </w:rPr>
        <w:t xml:space="preserve">where all omitted elements are zero. We assume that for each </w:t>
      </w:r>
      <m:oMath>
        <m:r>
          <w:rPr>
            <w:rFonts w:ascii="Cambria Math" w:eastAsia="Cambria Math" w:hAnsi="Cambria Math" w:cs="Cambria Math"/>
          </w:rPr>
          <m:t>k</m:t>
        </m:r>
      </m:oMath>
      <w:r>
        <w:rPr>
          <w:rFonts w:ascii="Times New Roman" w:eastAsia="Times New Roman" w:hAnsi="Times New Roman" w:cs="Times New Roman"/>
        </w:rPr>
        <w:t>th phenotype, the non-zero effects are independently and identically distributed</w:t>
      </w:r>
    </w:p>
    <w:p w14:paraId="59ABC212" w14:textId="77777777" w:rsidR="000A7E31" w:rsidRDefault="00000000">
      <w:pPr>
        <w:pStyle w:val="BodyText"/>
        <w:rPr>
          <w:rFonts w:ascii="Times New Roman" w:hAnsi="Times New Roman" w:cs="Times New Roman"/>
        </w:rPr>
      </w:pPr>
      <m:oMathPara>
        <m:oMath>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k1</m:t>
              </m:r>
            </m:sub>
          </m:sSub>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k</m:t>
              </m:r>
              <m:sSub>
                <m:sSubPr>
                  <m:ctrlPr>
                    <w:rPr>
                      <w:rFonts w:ascii="Cambria Math" w:eastAsia="Cambria Math" w:hAnsi="Cambria Math" w:cs="Cambria Math"/>
                    </w:rPr>
                  </m:ctrlPr>
                </m:sSubPr>
                <m:e>
                  <m:r>
                    <w:rPr>
                      <w:rFonts w:ascii="Cambria Math" w:eastAsia="Cambria Math" w:hAnsi="Cambria Math" w:cs="Cambria Math"/>
                    </w:rPr>
                    <m:t>M</m:t>
                  </m:r>
                </m:e>
                <m:sub>
                  <m:r>
                    <w:rPr>
                      <w:rFonts w:ascii="Cambria Math" w:eastAsia="Cambria Math" w:hAnsi="Cambria Math" w:cs="Cambria Math"/>
                    </w:rPr>
                    <m:t>K</m:t>
                  </m:r>
                </m:sub>
              </m:sSub>
            </m:sub>
          </m:sSub>
          <m:limUpp>
            <m:limUppPr>
              <m:ctrlPr>
                <w:rPr>
                  <w:rFonts w:ascii="Cambria Math" w:eastAsia="Cambria Math" w:hAnsi="Cambria Math" w:cs="Cambria Math"/>
                </w:rPr>
              </m:ctrlPr>
            </m:limUppPr>
            <m:e>
              <m:r>
                <m:rPr>
                  <m:sty m:val="p"/>
                </m:rPr>
                <w:rPr>
                  <w:rFonts w:ascii="Cambria Math" w:eastAsia="Cambria Math" w:hAnsi="Cambria Math" w:cs="Cambria Math"/>
                </w:rPr>
                <m:t>∼</m:t>
              </m:r>
            </m:e>
            <m:lim>
              <m:r>
                <w:rPr>
                  <w:rFonts w:ascii="Cambria Math" w:eastAsia="Cambria Math" w:hAnsi="Cambria Math" w:cs="Cambria Math"/>
                </w:rPr>
                <m:t>i</m:t>
              </m:r>
              <m:r>
                <m:rPr>
                  <m:sty m:val="p"/>
                </m:rPr>
                <w:rPr>
                  <w:rFonts w:ascii="Cambria Math" w:eastAsia="Cambria Math" w:hAnsi="Cambria Math" w:cs="Cambria Math"/>
                </w:rPr>
                <m:t>.</m:t>
              </m:r>
              <m:r>
                <w:rPr>
                  <w:rFonts w:ascii="Cambria Math" w:eastAsia="Cambria Math" w:hAnsi="Cambria Math" w:cs="Cambria Math"/>
                </w:rPr>
                <m:t>i</m:t>
              </m:r>
              <m:r>
                <m:rPr>
                  <m:sty m:val="p"/>
                </m:rPr>
                <w:rPr>
                  <w:rFonts w:ascii="Cambria Math" w:eastAsia="Cambria Math" w:hAnsi="Cambria Math" w:cs="Cambria Math"/>
                </w:rPr>
                <m:t>.</m:t>
              </m:r>
              <m:r>
                <w:rPr>
                  <w:rFonts w:ascii="Cambria Math" w:eastAsia="Cambria Math" w:hAnsi="Cambria Math" w:cs="Cambria Math"/>
                </w:rPr>
                <m:t>d</m:t>
              </m:r>
              <m:r>
                <m:rPr>
                  <m:sty m:val="p"/>
                </m:rPr>
                <w:rPr>
                  <w:rFonts w:ascii="Cambria Math" w:eastAsia="Cambria Math" w:hAnsi="Cambria Math" w:cs="Cambria Math"/>
                </w:rPr>
                <m:t>.</m:t>
              </m:r>
            </m:lim>
          </m:limUpp>
          <m:r>
            <m:rPr>
              <m:scr m:val="script"/>
              <m:sty m:val="p"/>
            </m:rPr>
            <w:rPr>
              <w:rFonts w:ascii="Cambria Math" w:eastAsia="Cambria Math" w:hAnsi="Cambria Math" w:cs="Cambria Math"/>
            </w:rPr>
            <m:t>N</m:t>
          </m:r>
          <m:d>
            <m:dPr>
              <m:ctrlPr>
                <w:rPr>
                  <w:rFonts w:ascii="Cambria Math" w:eastAsia="Cambria Math" w:hAnsi="Cambria Math" w:cs="Cambria Math"/>
                </w:rPr>
              </m:ctrlPr>
            </m:dPr>
            <m:e>
              <m:r>
                <w:rPr>
                  <w:rFonts w:ascii="Cambria Math" w:eastAsia="Cambria Math" w:hAnsi="Cambria Math" w:cs="Cambria Math"/>
                </w:rPr>
                <m:t>0</m:t>
              </m:r>
              <m:r>
                <m:rPr>
                  <m:sty m:val="p"/>
                </m:rP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σ</m:t>
                  </m:r>
                </m:e>
                <m:sub>
                  <m:r>
                    <w:rPr>
                      <w:rFonts w:ascii="Cambria Math" w:eastAsia="Cambria Math" w:hAnsi="Cambria Math" w:cs="Cambria Math"/>
                    </w:rPr>
                    <m:t>g</m:t>
                  </m:r>
                  <m:r>
                    <m:rPr>
                      <m:sty m:val="p"/>
                    </m:rPr>
                    <w:rPr>
                      <w:rFonts w:ascii="Cambria Math" w:eastAsia="Cambria Math" w:hAnsi="Cambria Math" w:cs="Cambria Math"/>
                    </w:rPr>
                    <m:t>,</m:t>
                  </m:r>
                  <m:r>
                    <w:rPr>
                      <w:rFonts w:ascii="Cambria Math" w:eastAsia="Cambria Math" w:hAnsi="Cambria Math" w:cs="Cambria Math"/>
                    </w:rPr>
                    <m:t>0</m:t>
                  </m:r>
                </m:sub>
                <m:sup>
                  <m:r>
                    <w:rPr>
                      <w:rFonts w:ascii="Cambria Math" w:eastAsia="Cambria Math" w:hAnsi="Cambria Math" w:cs="Cambria Math"/>
                    </w:rPr>
                    <m:t>2</m:t>
                  </m:r>
                </m:sup>
              </m:sSubSup>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M</m:t>
                  </m:r>
                </m:e>
                <m:sub>
                  <m:r>
                    <w:rPr>
                      <w:rFonts w:ascii="Cambria Math" w:eastAsia="Cambria Math" w:hAnsi="Cambria Math" w:cs="Cambria Math"/>
                    </w:rPr>
                    <m:t>k</m:t>
                  </m:r>
                </m:sub>
              </m:sSub>
            </m:e>
          </m:d>
          <m:r>
            <m:rPr>
              <m:sty m:val="p"/>
            </m:rPr>
            <w:rPr>
              <w:rFonts w:ascii="Cambria Math" w:eastAsia="Cambria Math" w:hAnsi="Cambria Math" w:cs="Cambria Math"/>
            </w:rPr>
            <m:t>.</m:t>
          </m:r>
        </m:oMath>
      </m:oMathPara>
    </w:p>
    <w:p w14:paraId="2D410E3F" w14:textId="77777777" w:rsidR="000A7E31" w:rsidRDefault="00000000">
      <w:pPr>
        <w:pStyle w:val="FirstParagraph"/>
        <w:rPr>
          <w:rFonts w:ascii="Times New Roman" w:hAnsi="Times New Roman" w:cs="Times New Roman"/>
        </w:rPr>
      </w:pPr>
      <w:r>
        <w:rPr>
          <w:rFonts w:ascii="Times New Roman" w:eastAsia="Times New Roman" w:hAnsi="Times New Roman" w:cs="Times New Roman"/>
        </w:rPr>
        <w:t xml:space="preserve">In other words, every phenotype has its own independent set of causal variants with Gaussian standardized </w:t>
      </w:r>
      <w:r>
        <w:rPr>
          <w:rFonts w:ascii="Times New Roman" w:eastAsia="Times New Roman" w:hAnsi="Times New Roman" w:cs="Times New Roman"/>
        </w:rPr>
        <w:lastRenderedPageBreak/>
        <w:t xml:space="preserve">effects. Thus </w:t>
      </w:r>
      <m:oMath>
        <m:sSub>
          <m:sSubPr>
            <m:ctrlPr>
              <w:rPr>
                <w:rFonts w:ascii="Cambria Math" w:eastAsia="Cambria Math" w:hAnsi="Cambria Math" w:cs="Cambria Math"/>
              </w:rPr>
            </m:ctrlPr>
          </m:sSubPr>
          <m:e>
            <m:r>
              <w:rPr>
                <w:rFonts w:ascii="Cambria Math" w:eastAsia="Cambria Math" w:hAnsi="Cambria Math" w:cs="Cambria Math"/>
              </w:rPr>
              <m:t>Σ</m:t>
            </m:r>
          </m:e>
          <m:sub>
            <m:r>
              <w:rPr>
                <w:rFonts w:ascii="Cambria Math" w:eastAsia="Cambria Math" w:hAnsi="Cambria Math" w:cs="Cambria Math"/>
              </w:rPr>
              <m:t>g</m:t>
            </m:r>
            <m:r>
              <m:rPr>
                <m:sty m:val="p"/>
              </m:rPr>
              <w:rPr>
                <w:rFonts w:ascii="Cambria Math" w:eastAsia="Cambria Math" w:hAnsi="Cambria Math" w:cs="Cambria Math"/>
              </w:rPr>
              <m:t>,</m:t>
            </m:r>
            <m:r>
              <w:rPr>
                <w:rFonts w:ascii="Cambria Math" w:eastAsia="Cambria Math" w:hAnsi="Cambria Math" w:cs="Cambria Math"/>
              </w:rPr>
              <m:t>0</m:t>
            </m:r>
          </m:sub>
        </m:sSub>
        <m:r>
          <m:rPr>
            <m:sty m:val="p"/>
          </m:rP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σ</m:t>
            </m:r>
          </m:e>
          <m:sub>
            <m:r>
              <w:rPr>
                <w:rFonts w:ascii="Cambria Math" w:eastAsia="Cambria Math" w:hAnsi="Cambria Math" w:cs="Cambria Math"/>
              </w:rPr>
              <m:t>g</m:t>
            </m:r>
            <m:r>
              <m:rPr>
                <m:sty m:val="p"/>
              </m:rPr>
              <w:rPr>
                <w:rFonts w:ascii="Cambria Math" w:eastAsia="Cambria Math" w:hAnsi="Cambria Math" w:cs="Cambria Math"/>
              </w:rPr>
              <m:t>,</m:t>
            </m:r>
            <m:r>
              <w:rPr>
                <w:rFonts w:ascii="Cambria Math" w:eastAsia="Cambria Math" w:hAnsi="Cambria Math" w:cs="Cambria Math"/>
              </w:rPr>
              <m:t>0</m:t>
            </m:r>
          </m:sub>
          <m:sup>
            <m:r>
              <w:rPr>
                <w:rFonts w:ascii="Cambria Math" w:eastAsia="Cambria Math" w:hAnsi="Cambria Math" w:cs="Cambria Math"/>
              </w:rPr>
              <m:t>2</m:t>
            </m:r>
          </m:sup>
        </m:sSubSup>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K</m:t>
            </m:r>
          </m:sub>
        </m:sSub>
      </m:oMath>
      <w:r>
        <w:rPr>
          <w:rFonts w:ascii="Times New Roman" w:eastAsia="Times New Roman" w:hAnsi="Times New Roman" w:cs="Times New Roman"/>
        </w:rPr>
        <w:t xml:space="preserve">. Likewise, we assume isotropic residual noise such that that </w:t>
      </w:r>
      <m:oMath>
        <m:sSub>
          <m:sSubPr>
            <m:ctrlPr>
              <w:rPr>
                <w:rFonts w:ascii="Cambria Math" w:eastAsia="Cambria Math" w:hAnsi="Cambria Math" w:cs="Cambria Math"/>
              </w:rPr>
            </m:ctrlPr>
          </m:sSubPr>
          <m:e>
            <m:r>
              <w:rPr>
                <w:rFonts w:ascii="Cambria Math" w:eastAsia="Cambria Math" w:hAnsi="Cambria Math" w:cs="Cambria Math"/>
              </w:rPr>
              <m:t>Σ</m:t>
            </m:r>
          </m:e>
          <m:sub>
            <m:r>
              <w:rPr>
                <w:rFonts w:ascii="Cambria Math" w:eastAsia="Cambria Math" w:hAnsi="Cambria Math" w:cs="Cambria Math"/>
              </w:rPr>
              <m:t>E</m:t>
            </m:r>
          </m:sub>
        </m:sSub>
        <m:r>
          <m:rPr>
            <m:sty m:val="p"/>
          </m:rP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σ</m:t>
            </m:r>
          </m:e>
          <m:sub>
            <m:r>
              <w:rPr>
                <w:rFonts w:ascii="Cambria Math" w:eastAsia="Cambria Math" w:hAnsi="Cambria Math" w:cs="Cambria Math"/>
              </w:rPr>
              <m:t>e</m:t>
            </m:r>
          </m:sub>
          <m:sup>
            <m:r>
              <w:rPr>
                <w:rFonts w:ascii="Cambria Math" w:eastAsia="Cambria Math" w:hAnsi="Cambria Math" w:cs="Cambria Math"/>
              </w:rPr>
              <m:t>2</m:t>
            </m:r>
          </m:sup>
        </m:sSubSup>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K</m:t>
            </m:r>
          </m:sub>
        </m:sSub>
      </m:oMath>
      <w:r>
        <w:rPr>
          <w:rFonts w:ascii="Times New Roman" w:eastAsia="Times New Roman" w:hAnsi="Times New Roman" w:cs="Times New Roman"/>
        </w:rPr>
        <w:t xml:space="preserve">. We seek to compute the probability of rejecting the null in a GWAS of phenotype </w:t>
      </w:r>
      <m:oMath>
        <m:r>
          <w:rPr>
            <w:rFonts w:ascii="Cambria Math" w:eastAsia="Cambria Math" w:hAnsi="Cambria Math" w:cs="Cambria Math"/>
          </w:rPr>
          <m:t>k</m:t>
        </m:r>
      </m:oMath>
      <w:r>
        <w:rPr>
          <w:rFonts w:ascii="Times New Roman" w:eastAsia="Times New Roman" w:hAnsi="Times New Roman" w:cs="Times New Roman"/>
        </w:rPr>
        <w:t xml:space="preserve"> averaging over every off-target marker </w:t>
      </w:r>
      <m:oMath>
        <m:r>
          <w:rPr>
            <w:rFonts w:ascii="Cambria Math" w:eastAsia="Cambria Math" w:hAnsi="Cambria Math" w:cs="Cambria Math"/>
          </w:rPr>
          <m:t>m</m:t>
        </m:r>
      </m:oMath>
      <w:r>
        <w:rPr>
          <w:rFonts w:ascii="Times New Roman" w:eastAsia="Times New Roman" w:hAnsi="Times New Roman" w:cs="Times New Roman"/>
        </w:rPr>
        <w:t xml:space="preserve"> (i.e., where </w:t>
      </w:r>
      <m:oMath>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mk</m:t>
            </m:r>
          </m:sub>
        </m:sSub>
        <m:r>
          <m:rPr>
            <m:sty m:val="p"/>
          </m:rPr>
          <w:rPr>
            <w:rFonts w:ascii="Cambria Math" w:eastAsia="Cambria Math" w:hAnsi="Cambria Math" w:cs="Cambria Math"/>
          </w:rPr>
          <m:t>=</m:t>
        </m:r>
        <m:r>
          <w:rPr>
            <w:rFonts w:ascii="Cambria Math" w:eastAsia="Cambria Math" w:hAnsi="Cambria Math" w:cs="Cambria Math"/>
          </w:rPr>
          <m:t>0</m:t>
        </m:r>
      </m:oMath>
      <w:r>
        <w:rPr>
          <w:rFonts w:ascii="Times New Roman" w:eastAsia="Times New Roman" w:hAnsi="Times New Roman" w:cs="Times New Roman"/>
        </w:rPr>
        <w:t xml:space="preserve">). This is achieved by randomly drawing </w:t>
      </w:r>
      <m:oMath>
        <m:r>
          <w:rPr>
            <w:rFonts w:ascii="Cambria Math" w:eastAsia="Cambria Math" w:hAnsi="Cambria Math" w:cs="Cambria Math"/>
          </w:rPr>
          <m:t>B</m:t>
        </m:r>
      </m:oMath>
      <w:r>
        <w:rPr>
          <w:rFonts w:ascii="Times New Roman" w:eastAsia="Times New Roman" w:hAnsi="Times New Roman" w:cs="Times New Roman"/>
        </w:rPr>
        <w:t xml:space="preserve"> and averaging the expected type 1 error rate at all </w:t>
      </w:r>
      <m:oMath>
        <m:r>
          <w:rPr>
            <w:rFonts w:ascii="Cambria Math" w:eastAsia="Cambria Math" w:hAnsi="Cambria Math" w:cs="Cambria Math"/>
          </w:rPr>
          <m:t>m</m:t>
        </m:r>
      </m:oMath>
      <w:r>
        <w:rPr>
          <w:rFonts w:ascii="Times New Roman" w:eastAsia="Times New Roman" w:hAnsi="Times New Roman" w:cs="Times New Roman"/>
        </w:rPr>
        <w:t xml:space="preserve"> such that </w:t>
      </w:r>
      <m:oMath>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m1</m:t>
            </m:r>
          </m:sub>
        </m:sSub>
        <m:r>
          <m:rPr>
            <m:sty m:val="p"/>
          </m:rPr>
          <w:rPr>
            <w:rFonts w:ascii="Cambria Math" w:eastAsia="Cambria Math" w:hAnsi="Cambria Math" w:cs="Cambria Math"/>
          </w:rPr>
          <m:t>=</m:t>
        </m:r>
        <m:r>
          <w:rPr>
            <w:rFonts w:ascii="Cambria Math" w:eastAsia="Cambria Math" w:hAnsi="Cambria Math" w:cs="Cambria Math"/>
          </w:rPr>
          <m:t>0</m:t>
        </m:r>
      </m:oMath>
      <w:r>
        <w:rPr>
          <w:rFonts w:ascii="Times New Roman" w:eastAsia="Times New Roman" w:hAnsi="Times New Roman" w:cs="Times New Roman"/>
        </w:rPr>
        <w:t>. That is, we average over locus-specific non-centrality parameters (for a GWAS of the first phenotype) at all null variants for the first phenotype. We proceed analogously for on-target loci.</w:t>
      </w:r>
      <w:bookmarkEnd w:id="79"/>
    </w:p>
    <w:p w14:paraId="33CC5B55" w14:textId="77777777" w:rsidR="000A7E31" w:rsidRDefault="00000000">
      <w:pPr>
        <w:pStyle w:val="Heading2"/>
      </w:pPr>
      <w:r>
        <w:t>Discrepancies between population average effects and within-sibship GWAS estimates induced by vertical transmission and G×E interactions</w:t>
      </w:r>
    </w:p>
    <w:p w14:paraId="41D89A8E" w14:textId="77777777" w:rsidR="000A7E31" w:rsidRDefault="00000000">
      <w:r>
        <w:t xml:space="preserve">Veller and colleagues </w:t>
      </w:r>
      <w:r>
        <w:fldChar w:fldCharType="begin"/>
      </w:r>
      <w:r>
        <w:instrText xml:space="preserve"> ADDIN ZOTERO_ITEM CSL_CITATION {"citationID":"ZNU6fj8F","properties":{"formattedCitation":"({\\i{}16})","plainCitation":"(16)","noteIndex":0},"citationItems":[{"id":952,"uris":["http://zotero.org/users/2951540/items/9YPASYP4"],"itemData":{"id":952,"type":"article-journal","abstract":"Family-based genome-wide association studies (GWASs) are often claimed to provide an unbiased estimate of the average causal effects (or average treatment effects; ATEs) of alleles, on the basis of an analogy between the random transmission of alleles from parents to children and a randomized controlled trial. We show that this claim does not hold in general. Because Mendelian segregation only randomizes alleles among children of heterozygotes, the effects of alleles in the children of homozygotes are not observable. This feature will matter if an allele has different average effects in the children of homozygotes and heterozygotes, as can arise in the presence of gene-by-environment interactions, gene-by-gene interactions, or differences in linkage disequilibrium patterns. At a single locus, family-based GWAS can be thought of as providing an unbiased estimate of the average effect in the children of heterozygotes (i.e., a local average treatment effect; LATE). This interpretation does not extend to polygenic scores (PGSs), however, because different sets of SNPs are heterozygous in each family. Therefore, other than under specific conditions, the within-family regression slope of a PGS cannot be assumed to provide an unbiased estimate of the LATE for any subset or weighted average of families. In practice, the potential biases of a family-based GWAS are likely smaller than those that can arise from confounding in a standard, population-based GWAS, and so family studies remain important for the dissection of genetic contributions to phenotypic variation. Nonetheless, their causal interpretation is less straightforward than has been widely appreciated.","container-title":"Proceedings of the National Academy of Sciences","DOI":"10.1073/pnas.2401379121","issue":"38","journalAbbreviation":"Proc. Natl. Acad. Sci.","language":"en","note":"publisher: Proceedings of the National Academy of Sciences\nRead_Status: New\nRead_Status_Date: 2024-09-19T23:11:54.267Z","page":"e2401379121","source":"pnas.org (Atypon)","title":"Causal interpretations of family GWAS in the presence of heterogeneous effects","volume":"121","author":[{"family":"Veller","given":"Carl"},{"family":"Przeworski","given":"Molly"},{"family":"Coop","given":"Graham"}],"issued":{"date-parts":[["2024",9,17]]}}}],"schema":"https://github.com/citation-style-language/schema/raw/master/csl-citation.json"} </w:instrText>
      </w:r>
      <w:r>
        <w:fldChar w:fldCharType="separate"/>
      </w:r>
      <w:r>
        <w:t>(</w:t>
      </w:r>
      <w:r>
        <w:rPr>
          <w:i/>
          <w:iCs/>
        </w:rPr>
        <w:t>16</w:t>
      </w:r>
      <w:r>
        <w:t>)</w:t>
      </w:r>
      <w:r>
        <w:fldChar w:fldCharType="end"/>
      </w:r>
      <w:r>
        <w:t xml:space="preserve"> recently demonstrated that sibling-difference GWAS estimates the local average treatment effect (LATE) of a given variant among individuals with at least one parent heterozygous at said locus. Intuitively, this is because siblings with homozygous parents will always (in the absence of mutation) have the same genotypes. The LATE need not agree with the average treatment effect (ATE), the causal effect of the variant in the general population (corresponding to the hypothetical experiment where an embryo’s genome is altered at the specific locus via gene editing). Particularly, in the presence of G</w:t>
      </w:r>
      <m:oMath>
        <m:r>
          <m:rPr>
            <m:sty m:val="p"/>
          </m:rPr>
          <w:rPr>
            <w:rFonts w:ascii="Cambria Math" w:hAnsi="Cambria Math"/>
          </w:rPr>
          <m:t>×</m:t>
        </m:r>
      </m:oMath>
      <w:r>
        <w:t>E effects, the LATE and ATE can differ when the average environment among individuals with heterozygous parents differs from the average in the general population. Such discrepancies between LATEs and ATEs can create challenges for clinical applications of within-family GWAS-derived PGI, where we want predictions that generalize across patients regardless of parental genotype.</w:t>
      </w:r>
    </w:p>
    <w:p w14:paraId="2DAE08C9" w14:textId="77777777" w:rsidR="000A7E31" w:rsidRDefault="00000000">
      <w:r>
        <w:t xml:space="preserve">One important scenario in which this is likely to occur is when allele frequencies vary across population strata with differing environments, as is the case when socioeconomic opportunities and resources are unevenly distributed with respect to genetic ancestry. This is a crucial topic for further research. Another scenario, which has particular relevance to the present manuscript, is vertical transmission of a heritable phenotype, which can induce correlations between parent genotype and offspring rearing environments. However, in the simulations incorporating vertical transmission presented in Supplemental </w:t>
      </w:r>
      <w:r>
        <w:fldChar w:fldCharType="begin"/>
      </w:r>
      <w:r>
        <w:instrText xml:space="preserve"> REF _Ref179912804 \h  \* MERGEFORMAT </w:instrText>
      </w:r>
      <w:r>
        <w:fldChar w:fldCharType="separate"/>
      </w:r>
      <w:r>
        <w:t>Figure S11</w:t>
      </w:r>
      <w:r>
        <w:fldChar w:fldCharType="end"/>
      </w:r>
      <w:r>
        <w:t>, we did not detect substantial differences between true ATEs and sibling-difference GWAS estimates. Here, we show that substantial discrepancies are expected under alternative genetic architectures, focusing on two illustrative examples.</w:t>
      </w:r>
    </w:p>
    <w:p w14:paraId="0893E0A3" w14:textId="77777777" w:rsidR="000A7E31" w:rsidRDefault="00000000">
      <w:pPr>
        <w:pStyle w:val="Heading3"/>
      </w:pPr>
      <w:bookmarkStart w:id="80" w:name="Xc32b159b2df8ad5f6aa8aa84bd93c30aa0e4a6a"/>
      <w:r>
        <w:t>Individual variants accounting for substantial phenotypic variation</w:t>
      </w:r>
    </w:p>
    <w:p w14:paraId="2C1D89FC" w14:textId="77777777" w:rsidR="000A7E31" w:rsidRDefault="00000000">
      <w:r>
        <w:t>Consider the following model for one generation of vertical transmission in the presence of additive and G</w:t>
      </w:r>
      <m:oMath>
        <m:r>
          <m:rPr>
            <m:sty m:val="p"/>
          </m:rPr>
          <w:rPr>
            <w:rFonts w:ascii="Cambria Math" w:hAnsi="Cambria Math"/>
          </w:rPr>
          <m:t>×</m:t>
        </m:r>
      </m:oMath>
      <w:r>
        <w:t>E effects:</w:t>
      </w:r>
    </w:p>
    <w:p w14:paraId="044347F1" w14:textId="77777777" w:rsidR="000A7E31" w:rsidRDefault="00000000">
      <m:oMathPara>
        <m:oMathParaPr>
          <m:jc m:val="center"/>
        </m:oMathParaPr>
        <m:oMath>
          <m:m>
            <m:mPr>
              <m:plcHide m:val="1"/>
              <m:mcs>
                <m:mc>
                  <m:mcPr>
                    <m:count m:val="1"/>
                    <m:mcJc m:val="center"/>
                  </m:mcPr>
                </m:mc>
              </m:mcs>
              <m:ctrlPr>
                <w:rPr>
                  <w:rFonts w:ascii="Cambria Math" w:hAnsi="Cambria Math"/>
                </w:rPr>
              </m:ctrlPr>
            </m:mPr>
            <m:mr>
              <m:e>
                <m:r>
                  <w:rPr>
                    <w:rFonts w:ascii="Cambria Math" w:hAnsi="Cambria Math"/>
                  </w:rPr>
                  <m:t>y</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θ</m:t>
                </m:r>
                <m:d>
                  <m:dPr>
                    <m:ctrlPr>
                      <w:rPr>
                        <w:rFonts w:ascii="Cambria Math" w:hAnsi="Cambria Math"/>
                      </w:rPr>
                    </m:ctrlPr>
                  </m:dPr>
                  <m:e>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sup>
                    </m:sSup>
                  </m:e>
                </m:d>
                <m:r>
                  <m:rPr>
                    <m:sty m:val="p"/>
                  </m:rPr>
                  <w:rPr>
                    <w:rFonts w:ascii="Cambria Math" w:hAnsi="Cambria Math"/>
                  </w:rPr>
                  <m:t>+</m:t>
                </m:r>
                <m:r>
                  <w:rPr>
                    <w:rFonts w:ascii="Cambria Math" w:hAnsi="Cambria Math"/>
                  </w:rPr>
                  <m:t>ϕg</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θ</m:t>
                    </m:r>
                    <m:d>
                      <m:dPr>
                        <m:ctrlPr>
                          <w:rPr>
                            <w:rFonts w:ascii="Cambria Math" w:hAnsi="Cambria Math"/>
                          </w:rPr>
                        </m:ctrlPr>
                      </m:dPr>
                      <m:e>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sup>
                        </m:sSup>
                      </m:e>
                    </m:d>
                  </m:e>
                </m:d>
              </m:e>
            </m:mr>
          </m:m>
        </m:oMath>
      </m:oMathPara>
    </w:p>
    <w:p w14:paraId="242B8F4A" w14:textId="77777777" w:rsidR="000A7E31" w:rsidRDefault="00000000">
      <w:r>
        <w:t xml:space="preserve">Here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r>
        <w:t xml:space="preserve"> denote parents’ phenotypes and </w:t>
      </w:r>
      <m:oMath>
        <m:r>
          <w:rPr>
            <w:rFonts w:ascii="Cambria Math" w:hAnsi="Cambria Math"/>
          </w:rPr>
          <m:t>g</m:t>
        </m:r>
      </m:oMath>
      <w:r>
        <w:t xml:space="preserve"> and </w:t>
      </w:r>
      <m:oMath>
        <m:r>
          <w:rPr>
            <w:rFonts w:ascii="Cambria Math" w:hAnsi="Cambria Math"/>
          </w:rPr>
          <m:t>e</m:t>
        </m:r>
      </m:oMath>
      <w:r>
        <w:t xml:space="preserve"> are independent zero-mean Gaussians. We assume G</w:t>
      </w:r>
      <m:oMath>
        <m:r>
          <m:rPr>
            <m:sty m:val="p"/>
          </m:rPr>
          <w:rPr>
            <w:rFonts w:ascii="Cambria Math" w:hAnsi="Cambria Math"/>
          </w:rPr>
          <m:t>×</m:t>
        </m:r>
      </m:oMath>
      <w:r>
        <w:t xml:space="preserve">E (controlled </w:t>
      </w:r>
      <w:r>
        <w:rPr>
          <w:i/>
          <w:iCs/>
        </w:rPr>
        <w:t>by</w:t>
      </w:r>
      <w:r>
        <w:t xml:space="preserve"> </w:t>
      </w:r>
      <m:oMath>
        <m:r>
          <w:rPr>
            <w:rFonts w:ascii="Cambria Math" w:hAnsi="Cambria Math"/>
          </w:rPr>
          <m:t>ϕ</m:t>
        </m:r>
      </m:oMath>
      <w:r>
        <w:t>) but not vertical transmission (</w:t>
      </w:r>
      <m:oMath>
        <m:r>
          <w:rPr>
            <w:rFonts w:ascii="Cambria Math" w:hAnsi="Cambria Math"/>
          </w:rPr>
          <m:t>θ</m:t>
        </m:r>
      </m:oMath>
      <w:r>
        <w:t>) was present in the previous generation such that</w:t>
      </w:r>
    </w:p>
    <w:p w14:paraId="3624E033" w14:textId="77777777" w:rsidR="000A7E31" w:rsidRDefault="00000000">
      <m:oMathPara>
        <m:oMathParaPr>
          <m:jc m:val="center"/>
        </m:oMathParaP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r>
            <w:rPr>
              <w:rFonts w:ascii="Cambria Math" w:hAnsi="Cambria Math"/>
            </w:rPr>
            <m:t>ϕ</m:t>
          </m:r>
          <m:sSup>
            <m:sSupPr>
              <m:ctrlPr>
                <w:rPr>
                  <w:rFonts w:ascii="Cambria Math" w:hAnsi="Cambria Math"/>
                </w:rPr>
              </m:ctrlPr>
            </m:sSupPr>
            <m:e>
              <m:r>
                <w:rPr>
                  <w:rFonts w:ascii="Cambria Math" w:hAnsi="Cambria Math"/>
                </w:rPr>
                <m:t>g</m:t>
              </m:r>
            </m:e>
            <m:sup>
              <m:r>
                <m:rPr>
                  <m:sty m:val="p"/>
                </m:rPr>
                <w:rPr>
                  <w:rFonts w:ascii="Cambria Math" w:hAnsi="Cambria Math"/>
                </w:rPr>
                <m:t>*</m:t>
              </m:r>
            </m:sup>
          </m:sSup>
          <m:sSup>
            <m:sSupPr>
              <m:ctrlPr>
                <w:rPr>
                  <w:rFonts w:ascii="Cambria Math" w:hAnsi="Cambria Math"/>
                </w:rPr>
              </m:ctrlPr>
            </m:sSupPr>
            <m:e>
              <m:r>
                <w:rPr>
                  <w:rFonts w:ascii="Cambria Math" w:hAnsi="Cambria Math"/>
                </w:rPr>
                <m:t>e</m:t>
              </m:r>
            </m:e>
            <m:sup>
              <m:r>
                <m:rPr>
                  <m:sty m:val="p"/>
                </m:rPr>
                <w:rPr>
                  <w:rFonts w:ascii="Cambria Math" w:hAnsi="Cambria Math"/>
                </w:rPr>
                <m:t>*</m:t>
              </m:r>
            </m:sup>
          </m:sSup>
          <m:r>
            <w:rPr>
              <w:rFonts w:ascii="Cambria Math" w:hAnsi="Cambria Math"/>
            </w:rPr>
            <m:t>,</m:t>
          </m:r>
        </m:oMath>
      </m:oMathPara>
    </w:p>
    <w:p w14:paraId="3FB9E7F5" w14:textId="77777777" w:rsidR="000A7E31" w:rsidRDefault="00000000">
      <w:r>
        <w:t xml:space="preserve">and likewise for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r>
        <w:t>. We note that this model is the univariate version of the model described in Figure 3. We define the following variance components sequentially:</w:t>
      </w:r>
    </w:p>
    <w:p w14:paraId="5A047D44" w14:textId="77777777" w:rsidR="000A7E31" w:rsidRDefault="00000000">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g</m:t>
                    </m:r>
                  </m:sub>
                </m:sSub>
                <m:r>
                  <m:rPr>
                    <m:sty m:val="p"/>
                  </m:rPr>
                  <w:rPr>
                    <w:rFonts w:ascii="Cambria Math" w:hAnsi="Cambria Math"/>
                  </w:rPr>
                  <m:t>=var</m:t>
                </m:r>
                <m:d>
                  <m:dPr>
                    <m:ctrlPr>
                      <w:rPr>
                        <w:rFonts w:ascii="Cambria Math" w:hAnsi="Cambria Math"/>
                      </w:rPr>
                    </m:ctrlPr>
                  </m:dPr>
                  <m:e>
                    <m:r>
                      <w:rPr>
                        <w:rFonts w:ascii="Cambria Math" w:hAnsi="Cambria Math"/>
                      </w:rPr>
                      <m:t>g</m:t>
                    </m:r>
                  </m:e>
                </m:d>
                <m:r>
                  <m:rPr>
                    <m:sty m:val="p"/>
                  </m:rPr>
                  <w:rPr>
                    <w:rFonts w:ascii="Cambria Math" w:hAnsi="Cambria Math"/>
                  </w:rPr>
                  <m:t>,</m:t>
                </m:r>
              </m:e>
            </m:mr>
            <m:mr>
              <m:e>
                <m:sSub>
                  <m:sSubPr>
                    <m:ctrlPr>
                      <w:rPr>
                        <w:rFonts w:ascii="Cambria Math" w:hAnsi="Cambria Math"/>
                      </w:rPr>
                    </m:ctrlPr>
                  </m:sSubPr>
                  <m:e>
                    <m:r>
                      <w:rPr>
                        <w:rFonts w:ascii="Cambria Math" w:hAnsi="Cambria Math"/>
                      </w:rPr>
                      <m:t>V</m:t>
                    </m:r>
                  </m:e>
                  <m:sub>
                    <m:r>
                      <w:rPr>
                        <w:rFonts w:ascii="Cambria Math" w:hAnsi="Cambria Math"/>
                      </w:rPr>
                      <m:t>e</m:t>
                    </m:r>
                  </m:sub>
                </m:sSub>
                <m:r>
                  <m:rPr>
                    <m:sty m:val="p"/>
                  </m:rPr>
                  <w:rPr>
                    <w:rFonts w:ascii="Cambria Math" w:hAnsi="Cambria Math"/>
                  </w:rPr>
                  <m:t>=var</m:t>
                </m:r>
                <m:d>
                  <m:dPr>
                    <m:ctrlPr>
                      <w:rPr>
                        <w:rFonts w:ascii="Cambria Math" w:hAnsi="Cambria Math"/>
                      </w:rPr>
                    </m:ctrlPr>
                  </m:dPr>
                  <m:e>
                    <m:r>
                      <w:rPr>
                        <w:rFonts w:ascii="Cambria Math" w:hAnsi="Cambria Math"/>
                      </w:rPr>
                      <m:t>e</m:t>
                    </m:r>
                  </m:e>
                </m:d>
                <m:r>
                  <m:rPr>
                    <m:sty m:val="p"/>
                  </m:rPr>
                  <w:rPr>
                    <w:rFonts w:ascii="Cambria Math" w:hAnsi="Cambria Math"/>
                  </w:rPr>
                  <m:t>,</m:t>
                </m:r>
              </m:e>
            </m:mr>
            <m:mr>
              <m:e>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=var</m:t>
                </m:r>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θ</m:t>
                    </m:r>
                    <m:d>
                      <m:dPr>
                        <m:ctrlPr>
                          <w:rPr>
                            <w:rFonts w:ascii="Cambria Math" w:hAnsi="Cambria Math"/>
                          </w:rPr>
                        </m:ctrlPr>
                      </m:dPr>
                      <m:e>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sup>
                        </m:sSup>
                      </m:e>
                    </m:d>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m:t>
                    </m:r>
                  </m:sub>
                </m:sSub>
                <m:r>
                  <m:rPr>
                    <m:sty m:val="p"/>
                  </m:rPr>
                  <w:rPr>
                    <w:rFonts w:ascii="Cambria Math" w:hAnsi="Cambria Math"/>
                  </w:rPr>
                  <m:t>,</m:t>
                </m:r>
              </m:e>
            </m:mr>
            <m:mr>
              <m:e>
                <m:sSub>
                  <m:sSubPr>
                    <m:ctrlPr>
                      <w:rPr>
                        <w:rFonts w:ascii="Cambria Math" w:hAnsi="Cambria Math"/>
                      </w:rPr>
                    </m:ctrlPr>
                  </m:sSubPr>
                  <m:e>
                    <m:r>
                      <w:rPr>
                        <w:rFonts w:ascii="Cambria Math" w:hAnsi="Cambria Math"/>
                      </w:rPr>
                      <m:t>V</m:t>
                    </m:r>
                  </m:e>
                  <m:sub>
                    <m:r>
                      <w:rPr>
                        <w:rFonts w:ascii="Cambria Math" w:hAnsi="Cambria Math"/>
                      </w:rPr>
                      <m:t>g</m:t>
                    </m:r>
                    <m:r>
                      <m:rPr>
                        <m:sty m:val="p"/>
                      </m:rPr>
                      <w:rPr>
                        <w:rFonts w:ascii="Cambria Math" w:hAnsi="Cambria Math"/>
                      </w:rPr>
                      <m:t>×</m:t>
                    </m:r>
                    <m:r>
                      <w:rPr>
                        <w:rFonts w:ascii="Cambria Math" w:hAnsi="Cambria Math"/>
                      </w:rPr>
                      <m:t>e</m:t>
                    </m:r>
                  </m:sub>
                </m:sSub>
                <m:r>
                  <m:rPr>
                    <m:sty m:val="p"/>
                  </m:rPr>
                  <w:rPr>
                    <w:rFonts w:ascii="Cambria Math" w:hAnsi="Cambria Math"/>
                  </w:rPr>
                  <m:t>=var</m:t>
                </m:r>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e>
            </m:mr>
          </m:m>
        </m:oMath>
      </m:oMathPara>
    </w:p>
    <w:p w14:paraId="79467CAE" w14:textId="77777777" w:rsidR="000A7E31" w:rsidRDefault="00000000">
      <w:r>
        <w:lastRenderedPageBreak/>
        <w:t xml:space="preserve">Decompose </w:t>
      </w:r>
      <m:oMath>
        <m:r>
          <w:rPr>
            <w:rFonts w:ascii="Cambria Math" w:hAnsi="Cambria Math"/>
          </w:rPr>
          <m:t>g</m:t>
        </m:r>
      </m:oMath>
      <w:r>
        <w:t xml:space="preserve"> into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m:t>
            </m:r>
            <m:r>
              <w:rPr>
                <w:rFonts w:ascii="Cambria Math" w:hAnsi="Cambria Math"/>
              </w:rPr>
              <m:t>j</m:t>
            </m:r>
          </m:sub>
        </m:sSub>
      </m:oMath>
      <w:r>
        <w:t xml:space="preserve"> such that </w:t>
      </w:r>
      <m:oMath>
        <m:sSub>
          <m:sSubPr>
            <m:ctrlPr>
              <w:rPr>
                <w:rFonts w:ascii="Cambria Math" w:hAnsi="Cambria Math"/>
              </w:rPr>
            </m:ctrlPr>
          </m:sSubPr>
          <m:e>
            <m:r>
              <w:rPr>
                <w:rFonts w:ascii="Cambria Math" w:hAnsi="Cambria Math"/>
              </w:rPr>
              <m:t>g</m:t>
            </m:r>
          </m:e>
          <m:sub>
            <m:r>
              <w:rPr>
                <w:rFonts w:ascii="Cambria Math" w:hAnsi="Cambria Math"/>
              </w:rPr>
              <m:t>j</m:t>
            </m:r>
          </m:sub>
        </m:sSub>
        <m:box>
          <m:boxPr>
            <m:opEmu m:val="1"/>
            <m:noBreak m:val="0"/>
            <m:ctrlPr>
              <w:rPr>
                <w:rFonts w:ascii="Cambria Math" w:hAnsi="Cambria Math"/>
              </w:rPr>
            </m:ctrlPr>
          </m:boxPr>
          <m:e>
            <m:r>
              <m:rPr>
                <m:sty m:val="p"/>
              </m:rPr>
              <w:rPr>
                <w:rFonts w:ascii="Cambria Math" w:hAnsi="Cambria Math"/>
              </w:rPr>
              <m:t>:=</m:t>
            </m:r>
          </m:e>
        </m:box>
        <m:sSub>
          <m:sSubPr>
            <m:ctrlPr>
              <w:rPr>
                <w:rFonts w:ascii="Cambria Math" w:hAnsi="Cambria Math"/>
              </w:rPr>
            </m:ctrlPr>
          </m:sSubPr>
          <m:e>
            <m:r>
              <w:rPr>
                <w:rFonts w:ascii="Cambria Math" w:hAnsi="Cambria Math"/>
              </w:rPr>
              <m:t>X</m:t>
            </m:r>
          </m:e>
          <m:sub>
            <m:r>
              <w:rPr>
                <w:rFonts w:ascii="Cambria Math" w:hAnsi="Cambria Math"/>
              </w:rPr>
              <m:t>j</m:t>
            </m:r>
          </m:sub>
        </m:sSub>
        <m:sSub>
          <m:sSubPr>
            <m:ctrlPr>
              <w:rPr>
                <w:rFonts w:ascii="Cambria Math" w:hAnsi="Cambria Math"/>
              </w:rPr>
            </m:ctrlPr>
          </m:sSubPr>
          <m:e>
            <m:r>
              <w:rPr>
                <w:rFonts w:ascii="Cambria Math" w:hAnsi="Cambria Math"/>
              </w:rPr>
              <m:t>β</m:t>
            </m:r>
          </m:e>
          <m:sub>
            <m:r>
              <w:rPr>
                <w:rFonts w:ascii="Cambria Math" w:hAnsi="Cambria Math"/>
              </w:rPr>
              <m:t>j</m:t>
            </m:r>
          </m:sub>
        </m:sSub>
      </m:oMath>
      <w:r>
        <w:t xml:space="preserve"> (a variant of large effect) is Binomial and </w:t>
      </w:r>
      <m:oMath>
        <m:sSub>
          <m:sSubPr>
            <m:ctrlPr>
              <w:rPr>
                <w:rFonts w:ascii="Cambria Math" w:hAnsi="Cambria Math"/>
              </w:rPr>
            </m:ctrlPr>
          </m:sSubPr>
          <m:e>
            <m:r>
              <w:rPr>
                <w:rFonts w:ascii="Cambria Math" w:hAnsi="Cambria Math"/>
              </w:rPr>
              <m:t>g</m:t>
            </m:r>
          </m:e>
          <m:sub>
            <m:r>
              <m:rPr>
                <m:sty m:val="p"/>
              </m:rPr>
              <w:rPr>
                <w:rFonts w:ascii="Cambria Math" w:hAnsi="Cambria Math"/>
              </w:rPr>
              <m:t>-</m:t>
            </m:r>
            <m:r>
              <w:rPr>
                <w:rFonts w:ascii="Cambria Math" w:hAnsi="Cambria Math"/>
              </w:rPr>
              <m:t>j</m:t>
            </m:r>
          </m:sub>
        </m:sSub>
        <m:box>
          <m:boxPr>
            <m:opEmu m:val="1"/>
            <m:noBreak m:val="0"/>
            <m:ctrlPr>
              <w:rPr>
                <w:rFonts w:ascii="Cambria Math" w:hAnsi="Cambria Math"/>
              </w:rPr>
            </m:ctrlPr>
          </m:boxPr>
          <m:e>
            <m:r>
              <m:rPr>
                <m:sty m:val="p"/>
              </m:rPr>
              <w:rPr>
                <w:rFonts w:ascii="Cambria Math" w:hAnsi="Cambria Math"/>
              </w:rPr>
              <m:t>:=</m:t>
            </m:r>
          </m:e>
        </m:box>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e>
            <m:sSub>
              <m:sSubPr>
                <m:ctrlPr>
                  <w:rPr>
                    <w:rFonts w:ascii="Cambria Math" w:hAnsi="Cambria Math"/>
                  </w:rPr>
                </m:ctrlPr>
              </m:sSubPr>
              <m:e>
                <m:r>
                  <w:rPr>
                    <w:rFonts w:ascii="Cambria Math" w:hAnsi="Cambria Math"/>
                  </w:rPr>
                  <m:t>X</m:t>
                </m:r>
              </m:e>
              <m:sub>
                <m:r>
                  <w:rPr>
                    <w:rFonts w:ascii="Cambria Math" w:hAnsi="Cambria Math"/>
                  </w:rPr>
                  <m:t>i</m:t>
                </m:r>
              </m:sub>
            </m:sSub>
          </m:e>
        </m:nary>
        <m:sSub>
          <m:sSubPr>
            <m:ctrlPr>
              <w:rPr>
                <w:rFonts w:ascii="Cambria Math" w:hAnsi="Cambria Math"/>
              </w:rPr>
            </m:ctrlPr>
          </m:sSubPr>
          <m:e>
            <m:r>
              <w:rPr>
                <w:rFonts w:ascii="Cambria Math" w:hAnsi="Cambria Math"/>
              </w:rPr>
              <m:t>β</m:t>
            </m:r>
          </m:e>
          <m:sub>
            <m:r>
              <w:rPr>
                <w:rFonts w:ascii="Cambria Math" w:hAnsi="Cambria Math"/>
              </w:rPr>
              <m:t>i</m:t>
            </m:r>
          </m:sub>
        </m:sSub>
      </m:oMath>
      <w:r>
        <w:t xml:space="preserve"> (the additive genetic component due to all other variants) is Gaussian, and assume these variables are independent. Parametrize the signed fraction of additive genetic variance due to </w:t>
      </w:r>
      <m:oMath>
        <m:sSub>
          <m:sSubPr>
            <m:ctrlPr>
              <w:rPr>
                <w:rFonts w:ascii="Cambria Math" w:hAnsi="Cambria Math"/>
              </w:rPr>
            </m:ctrlPr>
          </m:sSubPr>
          <m:e>
            <m:r>
              <w:rPr>
                <w:rFonts w:ascii="Cambria Math" w:hAnsi="Cambria Math"/>
              </w:rPr>
              <m:t>g</m:t>
            </m:r>
          </m:e>
          <m:sub>
            <m:r>
              <w:rPr>
                <w:rFonts w:ascii="Cambria Math" w:hAnsi="Cambria Math"/>
              </w:rPr>
              <m:t>j</m:t>
            </m:r>
          </m:sub>
        </m:sSub>
      </m:oMath>
      <w:r>
        <w:t xml:space="preserve"> by </w:t>
      </w:r>
      <m:oMath>
        <m:sSub>
          <m:sSubPr>
            <m:ctrlPr>
              <w:rPr>
                <w:rFonts w:ascii="Cambria Math" w:hAnsi="Cambria Math"/>
              </w:rPr>
            </m:ctrlPr>
          </m:sSubPr>
          <m:e>
            <m:r>
              <w:rPr>
                <w:rFonts w:ascii="Cambria Math" w:hAnsi="Cambria Math"/>
              </w:rPr>
              <m:t>λ</m:t>
            </m:r>
          </m:e>
          <m:sub>
            <m:r>
              <w:rPr>
                <w:rFonts w:ascii="Cambria Math" w:hAnsi="Cambria Math"/>
              </w:rPr>
              <m:t>j</m:t>
            </m:r>
          </m:sub>
        </m:sSub>
        <m:box>
          <m:boxPr>
            <m:opEmu m:val="1"/>
            <m:noBreak m:val="0"/>
            <m:ctrlPr>
              <w:rPr>
                <w:rFonts w:ascii="Cambria Math" w:hAnsi="Cambria Math"/>
              </w:rPr>
            </m:ctrlPr>
          </m:boxPr>
          <m:e>
            <m:r>
              <m:rPr>
                <m:sty m:val="p"/>
              </m:rPr>
              <w:rPr>
                <w:rFonts w:ascii="Cambria Math" w:hAnsi="Cambria Math"/>
              </w:rPr>
              <m:t>:=</m:t>
            </m:r>
          </m:e>
        </m:box>
        <m:r>
          <m:rPr>
            <m:sty m:val="p"/>
          </m:rPr>
          <w:rPr>
            <w:rFonts w:ascii="Cambria Math" w:hAnsi="Cambria Math"/>
          </w:rPr>
          <m:t>sgn</m:t>
        </m:r>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j</m:t>
                </m:r>
              </m:sub>
            </m:sSub>
          </m:e>
        </m:d>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m:t>
            </m:r>
          </m:sub>
        </m:sSub>
      </m:oMath>
      <w:r>
        <w:t xml:space="preserve"> and denote the allele frequency of </w:t>
      </w:r>
      <m:oMath>
        <m:sSub>
          <m:sSubPr>
            <m:ctrlPr>
              <w:rPr>
                <w:rFonts w:ascii="Cambria Math" w:hAnsi="Cambria Math"/>
              </w:rPr>
            </m:ctrlPr>
          </m:sSubPr>
          <m:e>
            <m:r>
              <w:rPr>
                <w:rFonts w:ascii="Cambria Math" w:hAnsi="Cambria Math"/>
              </w:rPr>
              <m:t>X</m:t>
            </m:r>
          </m:e>
          <m:sub>
            <m:r>
              <w:rPr>
                <w:rFonts w:ascii="Cambria Math" w:hAnsi="Cambria Math"/>
              </w:rPr>
              <m:t>j</m:t>
            </m:r>
          </m:sub>
        </m:sSub>
      </m:oMath>
      <w:r>
        <w:t xml:space="preserve"> by </w:t>
      </w:r>
      <m:oMath>
        <m:sSub>
          <m:sSubPr>
            <m:ctrlPr>
              <w:rPr>
                <w:rFonts w:ascii="Cambria Math" w:hAnsi="Cambria Math"/>
              </w:rPr>
            </m:ctrlPr>
          </m:sSubPr>
          <m:e>
            <m:r>
              <w:rPr>
                <w:rFonts w:ascii="Cambria Math" w:hAnsi="Cambria Math"/>
              </w:rPr>
              <m:t>f</m:t>
            </m:r>
          </m:e>
          <m:sub>
            <m:r>
              <w:rPr>
                <w:rFonts w:ascii="Cambria Math" w:hAnsi="Cambria Math"/>
              </w:rPr>
              <m:t>j</m:t>
            </m:r>
          </m:sub>
        </m:sSub>
      </m:oMath>
      <w:r>
        <w:t xml:space="preserve">. Using the laws of Mendelian inheritance and doing some nasty algebra reveals that there are four values of </w:t>
      </w:r>
      <m:oMath>
        <m:r>
          <w:rPr>
            <w:rFonts w:ascii="Cambria Math" w:hAnsi="Cambria Math"/>
          </w:rPr>
          <m:t>ϕ</m:t>
        </m:r>
      </m:oMath>
      <w:r>
        <w:t xml:space="preserve">, </w:t>
      </w:r>
      <m:oMath>
        <m:r>
          <w:rPr>
            <w:rFonts w:ascii="Cambria Math" w:hAnsi="Cambria Math"/>
          </w:rPr>
          <m:t>θ</m:t>
        </m:r>
      </m:oMath>
      <w:r>
        <w:t xml:space="preserve"> that satisfy given values of </w:t>
      </w:r>
      <m:oMath>
        <m:sSub>
          <m:sSubPr>
            <m:ctrlPr>
              <w:rPr>
                <w:rFonts w:ascii="Cambria Math" w:hAnsi="Cambria Math"/>
              </w:rPr>
            </m:ctrlPr>
          </m:sSubPr>
          <m:e>
            <m:r>
              <w:rPr>
                <w:rFonts w:ascii="Cambria Math" w:hAnsi="Cambria Math"/>
              </w:rPr>
              <m:t>V</m:t>
            </m:r>
          </m:e>
          <m:sub>
            <m:r>
              <w:rPr>
                <w:rFonts w:ascii="Cambria Math" w:hAnsi="Cambria Math"/>
              </w:rPr>
              <m:t>g</m:t>
            </m:r>
          </m:sub>
        </m:sSub>
      </m:oMath>
      <w:r>
        <w:t xml:space="preserve">, </w:t>
      </w:r>
      <m:oMath>
        <m:sSub>
          <m:sSubPr>
            <m:ctrlPr>
              <w:rPr>
                <w:rFonts w:ascii="Cambria Math" w:hAnsi="Cambria Math"/>
              </w:rPr>
            </m:ctrlPr>
          </m:sSubPr>
          <m:e>
            <m:r>
              <w:rPr>
                <w:rFonts w:ascii="Cambria Math" w:hAnsi="Cambria Math"/>
              </w:rPr>
              <m:t>V</m:t>
            </m:r>
          </m:e>
          <m:sub>
            <m:r>
              <w:rPr>
                <w:rFonts w:ascii="Cambria Math" w:hAnsi="Cambria Math"/>
              </w:rPr>
              <m:t>e</m:t>
            </m:r>
          </m:sub>
        </m:sSub>
      </m:oMath>
      <w:r>
        <w:t xml:space="preserve">, </w:t>
      </w:r>
      <m:oMath>
        <m:sSub>
          <m:sSubPr>
            <m:ctrlPr>
              <w:rPr>
                <w:rFonts w:ascii="Cambria Math" w:hAnsi="Cambria Math"/>
              </w:rPr>
            </m:ctrlPr>
          </m:sSubPr>
          <m:e>
            <m:r>
              <w:rPr>
                <w:rFonts w:ascii="Cambria Math" w:hAnsi="Cambria Math"/>
              </w:rPr>
              <m:t>V</m:t>
            </m:r>
          </m:e>
          <m:sub>
            <m:r>
              <w:rPr>
                <w:rFonts w:ascii="Cambria Math" w:hAnsi="Cambria Math"/>
              </w:rPr>
              <m:t>t</m:t>
            </m:r>
          </m:sub>
        </m:sSub>
      </m:oMath>
      <w:r>
        <w:t xml:space="preserve">, </w:t>
      </w:r>
      <m:oMath>
        <m:sSub>
          <m:sSubPr>
            <m:ctrlPr>
              <w:rPr>
                <w:rFonts w:ascii="Cambria Math" w:hAnsi="Cambria Math"/>
              </w:rPr>
            </m:ctrlPr>
          </m:sSubPr>
          <m:e>
            <m:r>
              <w:rPr>
                <w:rFonts w:ascii="Cambria Math" w:hAnsi="Cambria Math"/>
              </w:rPr>
              <m:t>V</m:t>
            </m:r>
          </m:e>
          <m:sub>
            <m:r>
              <w:rPr>
                <w:rFonts w:ascii="Cambria Math" w:hAnsi="Cambria Math"/>
              </w:rPr>
              <m:t>g</m:t>
            </m:r>
            <m:r>
              <m:rPr>
                <m:sty m:val="p"/>
              </m:rPr>
              <w:rPr>
                <w:rFonts w:ascii="Cambria Math" w:hAnsi="Cambria Math"/>
              </w:rPr>
              <m:t>×</m:t>
            </m:r>
            <m:r>
              <w:rPr>
                <w:rFonts w:ascii="Cambria Math" w:hAnsi="Cambria Math"/>
              </w:rPr>
              <m:t>e</m:t>
            </m:r>
          </m:sub>
        </m:sSub>
      </m:oMath>
      <w:r>
        <w:t xml:space="preserve">, </w:t>
      </w:r>
      <m:oMath>
        <m:sSub>
          <m:sSubPr>
            <m:ctrlPr>
              <w:rPr>
                <w:rFonts w:ascii="Cambria Math" w:hAnsi="Cambria Math"/>
              </w:rPr>
            </m:ctrlPr>
          </m:sSubPr>
          <m:e>
            <m:r>
              <w:rPr>
                <w:rFonts w:ascii="Cambria Math" w:hAnsi="Cambria Math"/>
              </w:rPr>
              <m:t>λ</m:t>
            </m:r>
          </m:e>
          <m:sub>
            <m:r>
              <w:rPr>
                <w:rFonts w:ascii="Cambria Math" w:hAnsi="Cambria Math"/>
              </w:rPr>
              <m:t>j</m:t>
            </m:r>
          </m:sub>
        </m:sSub>
      </m:oMath>
      <w:r>
        <w:t xml:space="preserve">, and </w:t>
      </w:r>
      <m:oMath>
        <m:sSub>
          <m:sSubPr>
            <m:ctrlPr>
              <w:rPr>
                <w:rFonts w:ascii="Cambria Math" w:hAnsi="Cambria Math"/>
              </w:rPr>
            </m:ctrlPr>
          </m:sSubPr>
          <m:e>
            <m:r>
              <w:rPr>
                <w:rFonts w:ascii="Cambria Math" w:hAnsi="Cambria Math"/>
              </w:rPr>
              <m:t>f</m:t>
            </m:r>
          </m:e>
          <m:sub>
            <m:r>
              <w:rPr>
                <w:rFonts w:ascii="Cambria Math" w:hAnsi="Cambria Math"/>
              </w:rPr>
              <m:t>j</m:t>
            </m:r>
          </m:sub>
        </m:sSub>
      </m:oMath>
      <w:r>
        <w:t xml:space="preserve">, counting multiplicities (see Supplemental Code for a Mathematica notebook deriving these results </w:t>
      </w:r>
      <w:r>
        <w:fldChar w:fldCharType="begin"/>
      </w:r>
      <w:r>
        <w:instrText xml:space="preserve"> ADDIN ZOTERO_ITEM CSL_CITATION {"citationID":"5qaqKoDV","properties":{"formattedCitation":"({\\i{}51})","plainCitation":"(51)","noteIndex":0},"citationItems":[{"id":4552,"uris":["http://zotero.org/users/2951540/items/UXZEVKIW","http://zotero.org/users/2951540/items/8JJCBGCY"],"itemData":{"id":4552,"type":"software","abstract":"Code supplement for \"Simple models of non-random mating and environmental transmission bias standard human genetics statistical methods\"","note":"DOI: 10.5281/zenodo.15537241","publisher":"Zenodo","source":"Zenodo","title":"Code supplement for \"Simple models of non-random mating and environmental transmission bias standard human genetics statistical methods\"","URL":"https://zenodo.org/records/15537241","version":"v2","author":[{"family":"Border","given":"Richard"}],"accessed":{"date-parts":[["2025",5,28]]},"issued":{"date-parts":[["2025",5,28]]}}}],"schema":"https://github.com/citation-style-language/schema/raw/master/csl-citation.json"} </w:instrText>
      </w:r>
      <w:r>
        <w:fldChar w:fldCharType="separate"/>
      </w:r>
      <w:r>
        <w:t>(</w:t>
      </w:r>
      <w:r>
        <w:rPr>
          <w:i/>
          <w:iCs/>
        </w:rPr>
        <w:t>51</w:t>
      </w:r>
      <w:r>
        <w:t>)</w:t>
      </w:r>
      <w:r>
        <w:fldChar w:fldCharType="end"/>
      </w:r>
      <w:r>
        <w:t>).</w:t>
      </w:r>
    </w:p>
    <w:p w14:paraId="202A1D64" w14:textId="77777777" w:rsidR="000A7E31" w:rsidRDefault="00000000">
      <w:r>
        <w:t>Under this model, we obtain unique ATE and LATE values:</w:t>
      </w:r>
    </w:p>
    <w:p w14:paraId="0AB65AAD" w14:textId="77777777" w:rsidR="000A7E31" w:rsidRDefault="00000000">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m:rPr>
                        <m:nor/>
                      </m:rPr>
                      <m:t>ATE</m:t>
                    </m:r>
                  </m:e>
                  <m:sub>
                    <m:r>
                      <w:rPr>
                        <w:rFonts w:ascii="Cambria Math" w:hAnsi="Cambria Math"/>
                      </w:rPr>
                      <m:t>j</m:t>
                    </m:r>
                  </m:sub>
                </m:sSub>
                <m:box>
                  <m:boxPr>
                    <m:opEmu m:val="1"/>
                    <m:noBreak m:val="0"/>
                    <m:ctrlPr>
                      <w:rPr>
                        <w:rFonts w:ascii="Cambria Math" w:hAnsi="Cambria Math"/>
                      </w:rPr>
                    </m:ctrlPr>
                  </m:boxPr>
                  <m:e>
                    <m:r>
                      <m:rPr>
                        <m:sty m:val="p"/>
                      </m:rPr>
                      <w:rPr>
                        <w:rFonts w:ascii="Cambria Math" w:hAnsi="Cambria Math"/>
                      </w:rPr>
                      <m:t>:=</m:t>
                    </m:r>
                  </m:e>
                </m:box>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ϕθ</m:t>
                    </m:r>
                    <m:d>
                      <m:dPr>
                        <m:ctrlPr>
                          <w:rPr>
                            <w:rFonts w:ascii="Cambria Math" w:hAnsi="Cambria Math"/>
                          </w:rPr>
                        </m:ctrlPr>
                      </m:dPr>
                      <m:e>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sup>
                        </m:sSup>
                      </m:e>
                    </m:d>
                  </m:e>
                </m:d>
                <m:r>
                  <m:rPr>
                    <m:sty m:val="p"/>
                  </m:rPr>
                  <w:rPr>
                    <w:rFonts w:ascii="Cambria Math" w:hAnsi="Cambria Math"/>
                  </w:rPr>
                  <m:t>,</m:t>
                </m:r>
              </m:e>
            </m:mr>
            <m:mr>
              <m:e>
                <m:sSub>
                  <m:sSubPr>
                    <m:ctrlPr>
                      <w:rPr>
                        <w:rFonts w:ascii="Cambria Math" w:hAnsi="Cambria Math"/>
                      </w:rPr>
                    </m:ctrlPr>
                  </m:sSubPr>
                  <m:e>
                    <m:r>
                      <m:rPr>
                        <m:nor/>
                      </m:rPr>
                      <m:t>LATE</m:t>
                    </m:r>
                  </m:e>
                  <m:sub>
                    <m:r>
                      <w:rPr>
                        <w:rFonts w:ascii="Cambria Math" w:hAnsi="Cambria Math"/>
                      </w:rPr>
                      <m:t>j</m:t>
                    </m:r>
                  </m:sub>
                </m:sSub>
                <m:box>
                  <m:boxPr>
                    <m:opEmu m:val="1"/>
                    <m:noBreak m:val="0"/>
                    <m:ctrlPr>
                      <w:rPr>
                        <w:rFonts w:ascii="Cambria Math" w:hAnsi="Cambria Math"/>
                      </w:rPr>
                    </m:ctrlPr>
                  </m:boxPr>
                  <m:e>
                    <m:r>
                      <m:rPr>
                        <m:sty m:val="p"/>
                      </m:rPr>
                      <w:rPr>
                        <w:rFonts w:ascii="Cambria Math" w:hAnsi="Cambria Math"/>
                      </w:rPr>
                      <m:t>:=</m:t>
                    </m:r>
                  </m:e>
                </m:box>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ϕθ</m:t>
                    </m:r>
                    <m:d>
                      <m:dPr>
                        <m:ctrlPr>
                          <w:rPr>
                            <w:rFonts w:ascii="Cambria Math" w:hAnsi="Cambria Math"/>
                          </w:rPr>
                        </m:ctrlPr>
                      </m:dPr>
                      <m:e>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sup>
                        </m:sSup>
                      </m:e>
                    </m:d>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j</m:t>
                        </m:r>
                      </m:sub>
                      <m:sup>
                        <m:r>
                          <m:rPr>
                            <m:sty m:val="p"/>
                          </m:rPr>
                          <w:rPr>
                            <w:rFonts w:ascii="Cambria Math" w:hAnsi="Cambria Math"/>
                          </w:rPr>
                          <m:t>*</m:t>
                        </m:r>
                      </m:sup>
                    </m:sSubSup>
                    <m:r>
                      <m:rPr>
                        <m:nor/>
                      </m:rPr>
                      <m:t xml:space="preserve"> or </m:t>
                    </m:r>
                    <m:sSubSup>
                      <m:sSubSupPr>
                        <m:ctrlPr>
                          <w:rPr>
                            <w:rFonts w:ascii="Cambria Math" w:hAnsi="Cambria Math"/>
                          </w:rPr>
                        </m:ctrlPr>
                      </m:sSubSupPr>
                      <m:e>
                        <m:r>
                          <w:rPr>
                            <w:rFonts w:ascii="Cambria Math" w:hAnsi="Cambria Math"/>
                          </w:rPr>
                          <m:t>g</m:t>
                        </m:r>
                      </m:e>
                      <m:sub>
                        <m:r>
                          <w:rPr>
                            <w:rFonts w:ascii="Cambria Math" w:hAnsi="Cambria Math"/>
                          </w:rPr>
                          <m:t>j</m:t>
                        </m:r>
                      </m:sub>
                      <m:sup>
                        <m:r>
                          <m:rPr>
                            <m:sty m:val="p"/>
                          </m:rPr>
                          <w:rPr>
                            <w:rFonts w:ascii="Cambria Math" w:hAnsi="Cambria Math"/>
                          </w:rPr>
                          <m:t>**</m:t>
                        </m:r>
                      </m:sup>
                    </m:sSubSup>
                    <m:r>
                      <m:rPr>
                        <m:nor/>
                      </m:rPr>
                      <m:t xml:space="preserve"> is heterozygous</m:t>
                    </m:r>
                  </m:e>
                </m:d>
                <m:r>
                  <m:rPr>
                    <m:sty m:val="p"/>
                  </m:rPr>
                  <w:rPr>
                    <w:rFonts w:ascii="Cambria Math" w:hAnsi="Cambria Math"/>
                  </w:rPr>
                  <m:t>,</m:t>
                </m:r>
              </m:e>
            </m:mr>
          </m:m>
        </m:oMath>
      </m:oMathPara>
    </w:p>
    <w:p w14:paraId="10C14E0E" w14:textId="77777777" w:rsidR="000A7E31" w:rsidRDefault="00000000">
      <w:r>
        <w:t xml:space="preserve">noting that sibling-difference GWAS estimates the latter. Figures </w:t>
      </w:r>
      <w:r>
        <w:fldChar w:fldCharType="begin"/>
      </w:r>
      <w:r>
        <w:instrText xml:space="preserve"> REF _Ref178522928 \h  \* MERGEFORMAT </w:instrText>
      </w:r>
      <w:r>
        <w:fldChar w:fldCharType="separate"/>
      </w:r>
      <w:r>
        <w:t>S16</w:t>
      </w:r>
      <w:r>
        <w:fldChar w:fldCharType="end"/>
      </w:r>
      <w:r>
        <w:t>-</w:t>
      </w:r>
      <w:r>
        <w:fldChar w:fldCharType="begin"/>
      </w:r>
      <w:r>
        <w:instrText xml:space="preserve"> REF _Ref178002160 \h  \* MERGEFORMAT </w:instrText>
      </w:r>
      <w:r>
        <w:fldChar w:fldCharType="separate"/>
      </w:r>
      <w:r>
        <w:t>S17</w:t>
      </w:r>
      <w:r>
        <w:fldChar w:fldCharType="end"/>
      </w:r>
      <w:r>
        <w:t xml:space="preserve"> display the relative difference of these quantities </w:t>
      </w:r>
      <m:oMath>
        <m:d>
          <m:dPr>
            <m:ctrlPr>
              <w:rPr>
                <w:rFonts w:ascii="Cambria Math" w:hAnsi="Cambria Math"/>
              </w:rPr>
            </m:ctrlPr>
          </m:dPr>
          <m:e>
            <m:sSub>
              <m:sSubPr>
                <m:ctrlPr>
                  <w:rPr>
                    <w:rFonts w:ascii="Cambria Math" w:hAnsi="Cambria Math"/>
                  </w:rPr>
                </m:ctrlPr>
              </m:sSubPr>
              <m:e>
                <m:r>
                  <m:rPr>
                    <m:nor/>
                  </m:rPr>
                  <m:t>LATE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nor/>
                  </m:rPr>
                  <m:t>ATE</m:t>
                </m:r>
              </m:e>
              <m:sub>
                <m:r>
                  <w:rPr>
                    <w:rFonts w:ascii="Cambria Math" w:hAnsi="Cambria Math"/>
                  </w:rPr>
                  <m:t>j</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nor/>
                  </m:rPr>
                  <m:t>ATE</m:t>
                </m:r>
              </m:e>
              <m:sub>
                <m:r>
                  <w:rPr>
                    <w:rFonts w:ascii="Cambria Math" w:hAnsi="Cambria Math"/>
                  </w:rPr>
                  <m:t>j</m:t>
                </m:r>
              </m:sub>
            </m:sSub>
          </m:e>
        </m:d>
      </m:oMath>
      <w:r>
        <w:t xml:space="preserve"> as a function of </w:t>
      </w:r>
      <m:oMath>
        <m:sSub>
          <m:sSubPr>
            <m:ctrlPr>
              <w:rPr>
                <w:rFonts w:ascii="Cambria Math" w:hAnsi="Cambria Math"/>
              </w:rPr>
            </m:ctrlPr>
          </m:sSubPr>
          <m:e>
            <m:r>
              <w:rPr>
                <w:rFonts w:ascii="Cambria Math" w:hAnsi="Cambria Math"/>
              </w:rPr>
              <m:t>λ</m:t>
            </m:r>
          </m:e>
          <m:sub>
            <m:r>
              <w:rPr>
                <w:rFonts w:ascii="Cambria Math" w:hAnsi="Cambria Math"/>
              </w:rPr>
              <m:t>j</m:t>
            </m:r>
          </m:sub>
        </m:sSub>
      </m:oMath>
      <w:r>
        <w:t xml:space="preserve">, the signed fraction of genetic variance due to a given variant, for fixed </w:t>
      </w:r>
      <m:oMath>
        <m:sSub>
          <m:sSubPr>
            <m:ctrlPr>
              <w:rPr>
                <w:rFonts w:ascii="Cambria Math" w:hAnsi="Cambria Math"/>
              </w:rPr>
            </m:ctrlPr>
          </m:sSubPr>
          <m:e>
            <m:r>
              <w:rPr>
                <w:rFonts w:ascii="Cambria Math" w:hAnsi="Cambria Math"/>
              </w:rPr>
              <m:t>V</m:t>
            </m:r>
          </m:e>
          <m:sub>
            <m:r>
              <w:rPr>
                <w:rFonts w:ascii="Cambria Math" w:hAnsi="Cambria Math"/>
              </w:rPr>
              <m:t>g</m:t>
            </m:r>
          </m:sub>
        </m:sSub>
        <m:r>
          <m:rPr>
            <m:sty m:val="p"/>
          </m:rPr>
          <w:rPr>
            <w:rFonts w:ascii="Cambria Math" w:hAnsi="Cambria Math"/>
          </w:rPr>
          <m:t>=</m:t>
        </m:r>
        <m:r>
          <w:rPr>
            <w:rFonts w:ascii="Cambria Math" w:hAnsi="Cambria Math"/>
          </w:rPr>
          <m:t>0.5</m:t>
        </m:r>
      </m:oMath>
      <w:r>
        <w:t xml:space="preserve">, </w:t>
      </w:r>
      <m:oMath>
        <m:sSub>
          <m:sSubPr>
            <m:ctrlPr>
              <w:rPr>
                <w:rFonts w:ascii="Cambria Math" w:hAnsi="Cambria Math"/>
              </w:rPr>
            </m:ctrlPr>
          </m:sSubPr>
          <m:e>
            <m:r>
              <w:rPr>
                <w:rFonts w:ascii="Cambria Math" w:hAnsi="Cambria Math"/>
              </w:rPr>
              <m:t>V</m:t>
            </m:r>
          </m:e>
          <m:sub>
            <m:r>
              <w:rPr>
                <w:rFonts w:ascii="Cambria Math" w:hAnsi="Cambria Math"/>
              </w:rPr>
              <m:t>e</m:t>
            </m:r>
          </m:sub>
        </m:sSub>
        <m:r>
          <m:rPr>
            <m:sty m:val="p"/>
          </m:rPr>
          <w:rPr>
            <w:rFonts w:ascii="Cambria Math" w:hAnsi="Cambria Math"/>
          </w:rPr>
          <m:t>=</m:t>
        </m:r>
        <m:r>
          <w:rPr>
            <w:rFonts w:ascii="Cambria Math" w:hAnsi="Cambria Math"/>
          </w:rPr>
          <m:t>0.3</m:t>
        </m:r>
      </m:oMath>
      <w:r>
        <w:t xml:space="preserve">, </w:t>
      </w:r>
      <m:oMath>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r>
          <w:rPr>
            <w:rFonts w:ascii="Cambria Math" w:hAnsi="Cambria Math"/>
          </w:rPr>
          <m:t>0.1</m:t>
        </m:r>
      </m:oMath>
      <w:r>
        <w:t xml:space="preserve">, </w:t>
      </w:r>
      <m:oMath>
        <m:sSub>
          <m:sSubPr>
            <m:ctrlPr>
              <w:rPr>
                <w:rFonts w:ascii="Cambria Math" w:hAnsi="Cambria Math"/>
              </w:rPr>
            </m:ctrlPr>
          </m:sSubPr>
          <m:e>
            <m:r>
              <w:rPr>
                <w:rFonts w:ascii="Cambria Math" w:hAnsi="Cambria Math"/>
              </w:rPr>
              <m:t>V</m:t>
            </m:r>
          </m:e>
          <m:sub>
            <m:r>
              <w:rPr>
                <w:rFonts w:ascii="Cambria Math" w:hAnsi="Cambria Math"/>
              </w:rPr>
              <m:t>g</m:t>
            </m:r>
            <m:r>
              <m:rPr>
                <m:sty m:val="p"/>
              </m:rPr>
              <w:rPr>
                <w:rFonts w:ascii="Cambria Math" w:hAnsi="Cambria Math"/>
              </w:rPr>
              <m:t>×</m:t>
            </m:r>
            <m:r>
              <w:rPr>
                <w:rFonts w:ascii="Cambria Math" w:hAnsi="Cambria Math"/>
              </w:rPr>
              <m:t>e</m:t>
            </m:r>
          </m:sub>
        </m:sSub>
        <m:r>
          <m:rPr>
            <m:sty m:val="p"/>
          </m:rPr>
          <w:rPr>
            <w:rFonts w:ascii="Cambria Math" w:hAnsi="Cambria Math"/>
          </w:rPr>
          <m:t>=</m:t>
        </m:r>
        <m:r>
          <w:rPr>
            <w:rFonts w:ascii="Cambria Math" w:hAnsi="Cambria Math"/>
          </w:rPr>
          <m:t>0.1</m:t>
        </m:r>
      </m:oMath>
      <w:r>
        <w:t xml:space="preserve"> and varying MAF (only </w:t>
      </w:r>
      <w:r>
        <w:rPr>
          <w:i/>
          <w:iCs/>
        </w:rPr>
        <w:t>minor</w:t>
      </w:r>
      <w:r>
        <w:t xml:space="preserve"> allele frequency matters here, the results are symmetric in </w:t>
      </w:r>
      <m:oMath>
        <m:sSub>
          <m:sSubPr>
            <m:ctrlPr>
              <w:rPr>
                <w:rFonts w:ascii="Cambria Math" w:hAnsi="Cambria Math"/>
              </w:rPr>
            </m:ctrlPr>
          </m:sSubPr>
          <m:e>
            <m:r>
              <w:rPr>
                <w:rFonts w:ascii="Cambria Math" w:hAnsi="Cambria Math"/>
              </w:rPr>
              <m:t>f</m:t>
            </m:r>
          </m:e>
          <m:sub>
            <m:r>
              <w:rPr>
                <w:rFonts w:ascii="Cambria Math" w:hAnsi="Cambria Math"/>
              </w:rPr>
              <m:t>j</m:t>
            </m:r>
          </m:sub>
        </m:sSub>
      </m:oMath>
      <w:r>
        <w:t xml:space="preserve"> about 0.5). All together, we note that:</w:t>
      </w:r>
    </w:p>
    <w:p w14:paraId="62DC3332" w14:textId="77777777" w:rsidR="000A7E31" w:rsidRDefault="00000000">
      <w:pPr>
        <w:pStyle w:val="ListParagraph"/>
        <w:numPr>
          <w:ilvl w:val="0"/>
          <w:numId w:val="10"/>
        </w:numPr>
      </w:pPr>
      <w:r>
        <w:t>The relative bias (i.e., the expected relative error in a sibling-difference GWAS if interpreted as a measure of the ATE) is not uniquely determined by the variance components / effect / MAF alone. This makes sense as we have a dynamic model where variance components change over time.</w:t>
      </w:r>
    </w:p>
    <w:p w14:paraId="34A4E346" w14:textId="77777777" w:rsidR="000A7E31" w:rsidRDefault="00000000">
      <w:pPr>
        <w:pStyle w:val="ListParagraph"/>
        <w:numPr>
          <w:ilvl w:val="0"/>
          <w:numId w:val="10"/>
        </w:numPr>
      </w:pPr>
      <w:r>
        <w:t>The effects can be substantial for rare variants and/or variants that account for a large fraction of additive variance and are small for common variants with small effects (and approach zero as allele frequency approaches 0.5).</w:t>
      </w:r>
    </w:p>
    <w:p w14:paraId="34AFD3AA" w14:textId="77777777" w:rsidR="000A7E31" w:rsidRDefault="00000000">
      <w:pPr>
        <w:pStyle w:val="ListParagraph"/>
        <w:numPr>
          <w:ilvl w:val="0"/>
          <w:numId w:val="10"/>
        </w:numPr>
      </w:pPr>
      <w:r>
        <w:t xml:space="preserve">Fixing all other variables, for any given solution, the relative bias appears to be monotone in </w:t>
      </w:r>
      <m:oMath>
        <m:sSub>
          <m:sSubPr>
            <m:ctrlPr>
              <w:rPr>
                <w:rFonts w:ascii="Cambria Math" w:hAnsi="Cambria Math"/>
              </w:rPr>
            </m:ctrlPr>
          </m:sSubPr>
          <m:e>
            <m:r>
              <w:rPr>
                <w:rFonts w:ascii="Cambria Math" w:hAnsi="Cambria Math"/>
              </w:rPr>
              <m:t>λ</m:t>
            </m:r>
          </m:e>
          <m:sub>
            <m:r>
              <w:rPr>
                <w:rFonts w:ascii="Cambria Math" w:hAnsi="Cambria Math"/>
              </w:rPr>
              <m:t>j</m:t>
            </m:r>
          </m:sub>
        </m:sSub>
      </m:oMath>
      <w:r>
        <w:t xml:space="preserve"> in a neighborhood of the origin and crosses the origin for any given solution. Further, the sign of the relative bias is a function of the sign of the causal effect.</w:t>
      </w:r>
    </w:p>
    <w:p w14:paraId="5857F56D" w14:textId="77777777" w:rsidR="000A7E31" w:rsidRDefault="00000000">
      <w:pPr>
        <w:pStyle w:val="ListParagraph"/>
        <w:numPr>
          <w:ilvl w:val="0"/>
          <w:numId w:val="10"/>
        </w:numPr>
      </w:pPr>
      <w:r>
        <w:t>This kind of model does not appear to induce systematic bias in common variant effect estimates derived from sibling-difference GWAS as the half the effects will be upward- versus downward-biased.</w:t>
      </w:r>
    </w:p>
    <w:p w14:paraId="416F3A2D" w14:textId="77777777" w:rsidR="000A7E31" w:rsidRDefault="00000000">
      <w:pPr>
        <w:pStyle w:val="ListParagraph"/>
        <w:numPr>
          <w:ilvl w:val="0"/>
          <w:numId w:val="10"/>
        </w:numPr>
      </w:pPr>
      <w:r>
        <w:t>On the other hand, the bias for a single variant of large effect will be greater than the sum of that of many variants of smaller effects (in the same direction) accounting for the same amount of phenotypic variance in aggregate.</w:t>
      </w:r>
    </w:p>
    <w:p w14:paraId="6317B98C" w14:textId="77777777" w:rsidR="000A7E31" w:rsidRDefault="00000000">
      <w:r>
        <w:t xml:space="preserve">We use the term “bias” loosely here, assuming that sibling-difference GWAS slopes are interpreted as ATE estimates. Strictly speaking, these estimators yield unbiased estimates of the LATE in individuals with at least one heterozygous parent. </w:t>
      </w:r>
    </w:p>
    <w:p w14:paraId="20360A9A" w14:textId="77777777" w:rsidR="000A7E31" w:rsidRDefault="00000000">
      <w:r>
        <w:t xml:space="preserve">Note that because PGI sum across variants with upward and downward bias, sibling-difference GWAS will yield unbiased estimates of the “true PGI” for highly polygenic traits without large effect variants (and in the absence of population structure or other confounders), if we define the true PGI to be the sum of genotypes multiplied by the corresponding ATEs. However, in the presence of substantial </w:t>
      </w:r>
      <w:r>
        <w:rPr>
          <w:i/>
          <w:iCs/>
        </w:rPr>
        <w:t>G</w:t>
      </w:r>
      <m:oMath>
        <m:r>
          <m:rPr>
            <m:sty m:val="p"/>
          </m:rPr>
          <w:rPr>
            <w:rFonts w:ascii="Cambria Math" w:hAnsi="Cambria Math"/>
          </w:rPr>
          <m:t>×</m:t>
        </m:r>
      </m:oMath>
      <w:r>
        <w:rPr>
          <w:i/>
          <w:iCs/>
        </w:rPr>
        <w:t>E</w:t>
      </w:r>
      <w:r>
        <w:t xml:space="preserve"> effects, this population average PGI can be extremely misleading for individuals at environmental extremes, which we demonstrate in </w:t>
      </w:r>
      <w:r>
        <w:fldChar w:fldCharType="begin"/>
      </w:r>
      <w:r>
        <w:instrText xml:space="preserve"> REF _Ref178514897 \h  \* MERGEFORMAT </w:instrText>
      </w:r>
      <w:r>
        <w:fldChar w:fldCharType="separate"/>
      </w:r>
      <w:r>
        <w:t>Figure S19</w:t>
      </w:r>
      <w:r>
        <w:fldChar w:fldCharType="end"/>
      </w:r>
      <w:r>
        <w:t xml:space="preserve"> for </w:t>
      </w:r>
      <m:oMath>
        <m:r>
          <w:rPr>
            <w:rFonts w:ascii="Cambria Math" w:hAnsi="Cambria Math"/>
          </w:rPr>
          <m:t>ϕ=0</m:t>
        </m:r>
      </m:oMath>
      <w:r>
        <w:t xml:space="preserve">, </w:t>
      </w:r>
      <m:oMath>
        <m:r>
          <w:rPr>
            <w:rFonts w:ascii="Cambria Math" w:hAnsi="Cambria Math"/>
          </w:rPr>
          <m:t>θ=</m:t>
        </m:r>
        <m:sSup>
          <m:sSupPr>
            <m:ctrlPr>
              <w:rPr>
                <w:rFonts w:ascii="Cambria Math" w:hAnsi="Cambria Math"/>
                <w:i/>
              </w:rPr>
            </m:ctrlPr>
          </m:sSupPr>
          <m:e>
            <m:r>
              <w:rPr>
                <w:rFonts w:ascii="Cambria Math" w:hAnsi="Cambria Math"/>
              </w:rPr>
              <m:t>2</m:t>
            </m:r>
          </m:e>
          <m:sup>
            <m:r>
              <w:rPr>
                <w:rFonts w:ascii="Cambria Math" w:hAnsi="Cambria Math"/>
              </w:rPr>
              <m:t>-1/2</m:t>
            </m:r>
          </m:sup>
        </m:sSup>
      </m:oMath>
      <w:r>
        <w:t xml:space="preserve">. This effect is not specific to sibling-difference GWAS and can compromise any polygenic predictor that models genetic liability independent of environmental context. </w:t>
      </w:r>
    </w:p>
    <w:p w14:paraId="54416825" w14:textId="77777777" w:rsidR="000A7E31" w:rsidRDefault="00000000">
      <w:pPr>
        <w:pStyle w:val="Heading3"/>
      </w:pPr>
      <w:bookmarkStart w:id="81" w:name="_Hlk178515467"/>
      <w:bookmarkEnd w:id="80"/>
      <w:r>
        <w:lastRenderedPageBreak/>
        <w:t>Rare variants with large unstandardized effects</w:t>
      </w:r>
      <w:bookmarkEnd w:id="81"/>
    </w:p>
    <w:p w14:paraId="6C45481A" w14:textId="77777777" w:rsidR="000A7E31" w:rsidRDefault="00000000">
      <w:r>
        <w:t>We have so far demonstrated that, when additive genetic effects have zero mean and are symmetrically distributed with respect to allele frequency, discrepancies between ATEs and the LATEs estimated by sibling-difference GWAS average out and sibling-difference GWAS-derived PGI will yield unbiased estimates of the ATE-based PGI (</w:t>
      </w:r>
      <w:r>
        <w:fldChar w:fldCharType="begin"/>
      </w:r>
      <w:r>
        <w:instrText xml:space="preserve"> REF _Ref178514897 \h  \* MERGEFORMAT </w:instrText>
      </w:r>
      <w:r>
        <w:fldChar w:fldCharType="separate"/>
      </w:r>
      <w:r>
        <w:t>Figure S19</w:t>
      </w:r>
      <w:r>
        <w:fldChar w:fldCharType="end"/>
      </w:r>
      <w:r>
        <w:t xml:space="preserve">). However, when rare alleles tend to have deleterious effects, these discrepancies need not cancel out. To demonstrate one such scenario, we simulated 100 causal variants with allele frequencies following a truncated beta distribution with shape parameters 0.4 and 1.0 on the interval [0.001, 0.98], with Gaussian standardized effects with mean </w:t>
      </w:r>
      <m:oMath>
        <m:r>
          <w:rPr>
            <w:rFonts w:ascii="Cambria Math" w:hAnsi="Cambria Math"/>
          </w:rPr>
          <m:t>-0.20</m:t>
        </m:r>
      </m:oMath>
      <w:r>
        <w:t xml:space="preserve"> and variance </w:t>
      </w:r>
      <m:oMath>
        <m:sSub>
          <m:sSubPr>
            <m:ctrlPr>
              <w:rPr>
                <w:rFonts w:ascii="Cambria Math" w:hAnsi="Cambria Math"/>
              </w:rPr>
            </m:ctrlPr>
          </m:sSubPr>
          <m:e>
            <m:r>
              <w:rPr>
                <w:rFonts w:ascii="Cambria Math" w:hAnsi="Cambria Math"/>
              </w:rPr>
              <m:t>V</m:t>
            </m:r>
          </m:e>
          <m:sub>
            <m:r>
              <w:rPr>
                <w:rFonts w:ascii="Cambria Math" w:hAnsi="Cambria Math"/>
              </w:rPr>
              <m:t>g</m:t>
            </m:r>
          </m:sub>
        </m:sSub>
        <m:r>
          <m:rPr>
            <m:sty m:val="p"/>
          </m:rPr>
          <w:rPr>
            <w:rFonts w:ascii="Cambria Math" w:hAnsi="Cambria Math"/>
          </w:rPr>
          <m:t>=</m:t>
        </m:r>
        <m:r>
          <w:rPr>
            <w:rFonts w:ascii="Cambria Math" w:hAnsi="Cambria Math"/>
          </w:rPr>
          <m:t>0.5</m:t>
        </m:r>
      </m:oMath>
      <w:r>
        <w:t xml:space="preserve"> under the previously described model of vertical transmission and </w:t>
      </w:r>
      <w:r>
        <w:rPr>
          <w:i/>
          <w:iCs/>
        </w:rPr>
        <w:t>G</w:t>
      </w:r>
      <m:oMath>
        <m:r>
          <m:rPr>
            <m:sty m:val="p"/>
          </m:rPr>
          <w:rPr>
            <w:rFonts w:ascii="Cambria Math" w:hAnsi="Cambria Math"/>
          </w:rPr>
          <m:t>×</m:t>
        </m:r>
      </m:oMath>
      <w:r>
        <w:rPr>
          <w:i/>
          <w:iCs/>
        </w:rPr>
        <w:t>E</w:t>
      </w:r>
      <w:r>
        <w:t xml:space="preserve"> with </w:t>
      </w:r>
      <m:oMath>
        <m:sSub>
          <m:sSubPr>
            <m:ctrlPr>
              <w:rPr>
                <w:rFonts w:ascii="Cambria Math" w:hAnsi="Cambria Math"/>
              </w:rPr>
            </m:ctrlPr>
          </m:sSubPr>
          <m:e>
            <m:r>
              <w:rPr>
                <w:rFonts w:ascii="Cambria Math" w:hAnsi="Cambria Math"/>
              </w:rPr>
              <m:t>V</m:t>
            </m:r>
          </m:e>
          <m:sub>
            <m:r>
              <w:rPr>
                <w:rFonts w:ascii="Cambria Math" w:hAnsi="Cambria Math"/>
              </w:rPr>
              <m:t>e</m:t>
            </m:r>
          </m:sub>
        </m:sSub>
        <m:r>
          <m:rPr>
            <m:sty m:val="p"/>
          </m:rPr>
          <w:rPr>
            <w:rFonts w:ascii="Cambria Math" w:hAnsi="Cambria Math"/>
          </w:rPr>
          <m:t>=</m:t>
        </m:r>
        <m:r>
          <w:rPr>
            <w:rFonts w:ascii="Cambria Math" w:hAnsi="Cambria Math"/>
          </w:rPr>
          <m:t>0.3</m:t>
        </m:r>
      </m:oMath>
      <w:r>
        <w:t>,</w:t>
      </w:r>
      <w:r>
        <w:rPr>
          <w:rFonts w:ascii="Cambria Math" w:hAnsi="Cambria Math"/>
          <w:i/>
        </w:rPr>
        <w:t xml:space="preserve"> </w:t>
      </w:r>
      <m:oMath>
        <m:r>
          <w:rPr>
            <w:rFonts w:ascii="Cambria Math" w:hAnsi="Cambria Math"/>
          </w:rPr>
          <m:t>ϕ=0.32</m:t>
        </m:r>
      </m:oMath>
      <w:r>
        <w:rPr>
          <w:rFonts w:ascii="Cambria Math" w:hAnsi="Cambria Math"/>
          <w:i/>
        </w:rPr>
        <w:t>,</w:t>
      </w:r>
      <w:r>
        <w:t xml:space="preserve"> and </w:t>
      </w:r>
      <m:oMath>
        <m:r>
          <w:rPr>
            <w:rFonts w:ascii="Cambria Math" w:hAnsi="Cambria Math"/>
          </w:rPr>
          <m:t>θ=-0.70</m:t>
        </m:r>
      </m:oMath>
      <w:r>
        <w:t xml:space="preserve">, yielding </w:t>
      </w:r>
      <m:oMath>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m:t>
            </m:r>
            <m:r>
              <m:rPr>
                <m:sty m:val="p"/>
              </m:rPr>
              <w:rPr>
                <w:rFonts w:ascii="Cambria Math" w:hAnsi="Cambria Math"/>
              </w:rPr>
              <m:t>×</m:t>
            </m:r>
            <m:r>
              <w:rPr>
                <w:rFonts w:ascii="Cambria Math" w:hAnsi="Cambria Math"/>
              </w:rPr>
              <m:t>e</m:t>
            </m:r>
          </m:sub>
        </m:sSub>
        <m:r>
          <w:rPr>
            <w:rFonts w:ascii="Cambria Math" w:hAnsi="Cambria Math"/>
          </w:rPr>
          <m:t>=0.1</m:t>
        </m:r>
      </m:oMath>
      <w:r>
        <w:t>. We note that there are many potential causal effect distributions and that we selected this one simply for the sake of generating a clear example. Under these circumstances, despite accounting for little phenotypic variation in the population, the discrepancies between ATEs and sibling-difference GWAS effects for rare variants with large (unstandardized) effects will be negative on average, leading to downward-biased estimates of ATE PGI among carriers (</w:t>
      </w:r>
      <w:r>
        <w:fldChar w:fldCharType="begin"/>
      </w:r>
      <w:r>
        <w:instrText xml:space="preserve"> REF _Ref178002163 \h  \* MERGEFORMAT </w:instrText>
      </w:r>
      <w:r>
        <w:fldChar w:fldCharType="separate"/>
      </w:r>
      <w:r>
        <w:t>Figure S18</w:t>
      </w:r>
      <w:r>
        <w:fldChar w:fldCharType="end"/>
      </w:r>
      <w:r>
        <w:t>).</w:t>
      </w:r>
    </w:p>
    <w:p w14:paraId="38EC0688" w14:textId="77777777" w:rsidR="000A7E31" w:rsidRDefault="00000000">
      <w:pPr>
        <w:widowControl/>
        <w:spacing w:before="180"/>
        <w:rPr>
          <w:b/>
        </w:rPr>
      </w:pPr>
      <w:r>
        <w:br w:type="page" w:clear="all"/>
      </w:r>
    </w:p>
    <w:p w14:paraId="51C35743" w14:textId="77777777" w:rsidR="000A7E31" w:rsidRDefault="00000000">
      <w:pPr>
        <w:pStyle w:val="Heading1"/>
      </w:pPr>
      <w:bookmarkStart w:id="82" w:name="_Toc164271484"/>
      <w:bookmarkStart w:id="83" w:name="_Toc199338781"/>
      <w:r>
        <w:lastRenderedPageBreak/>
        <w:t>References</w:t>
      </w:r>
      <w:bookmarkEnd w:id="82"/>
      <w:bookmarkEnd w:id="83"/>
    </w:p>
    <w:p w14:paraId="4DF78699" w14:textId="77777777" w:rsidR="000A7E31" w:rsidRDefault="00000000">
      <w:pPr>
        <w:pStyle w:val="Bibliography"/>
      </w:pPr>
      <w:r>
        <w:fldChar w:fldCharType="begin"/>
      </w:r>
      <w:r>
        <w:instrText xml:space="preserve"> ADDIN ZOTERO_BIBL {"uncited":[],"omitted":[],"custom":[]} CSL_BIBLIOGRAPHY </w:instrText>
      </w:r>
      <w:r>
        <w:fldChar w:fldCharType="separate"/>
      </w:r>
      <w:r>
        <w:t xml:space="preserve">1. </w:t>
      </w:r>
      <w:r>
        <w:tab/>
        <w:t xml:space="preserve">R. Border, G. Athanasiadis, A. Buil, A. J. Schork, N. Cai, A. I. Young, T. Werge, J. Flint, K. S. Kendler, S. Sankararaman, A. W. Dahl, N. A. Zaitlen, Cross-trait assortative mating is widespread and inflates genetic correlation estimates. </w:t>
      </w:r>
      <w:r>
        <w:rPr>
          <w:i/>
          <w:iCs/>
        </w:rPr>
        <w:t>Science</w:t>
      </w:r>
      <w:r>
        <w:t xml:space="preserve"> </w:t>
      </w:r>
      <w:r>
        <w:rPr>
          <w:b/>
          <w:bCs/>
        </w:rPr>
        <w:t>378</w:t>
      </w:r>
      <w:r>
        <w:t>, 754–761 (2022).</w:t>
      </w:r>
    </w:p>
    <w:p w14:paraId="2BF36C95" w14:textId="77777777" w:rsidR="000A7E31" w:rsidRDefault="00000000">
      <w:pPr>
        <w:pStyle w:val="Bibliography"/>
      </w:pPr>
      <w:r>
        <w:t xml:space="preserve">2. </w:t>
      </w:r>
      <w:r>
        <w:tab/>
        <w:t xml:space="preserve">R. Border, S. O’Rourke, T. de Candia, M. E. Goddard, P. M. Visscher, L. Yengo, M. Jones, M. C. Keller, Assortative mating biases marker-based heritability estimators. </w:t>
      </w:r>
      <w:r>
        <w:rPr>
          <w:i/>
          <w:iCs/>
        </w:rPr>
        <w:t>Nat. Commun.</w:t>
      </w:r>
      <w:r>
        <w:t xml:space="preserve"> </w:t>
      </w:r>
      <w:r>
        <w:rPr>
          <w:b/>
          <w:bCs/>
        </w:rPr>
        <w:t>13</w:t>
      </w:r>
      <w:r>
        <w:t>, 660 (2022).</w:t>
      </w:r>
    </w:p>
    <w:p w14:paraId="3499512B" w14:textId="77777777" w:rsidR="000A7E31" w:rsidRDefault="00000000">
      <w:pPr>
        <w:pStyle w:val="Bibliography"/>
      </w:pPr>
      <w:r>
        <w:t xml:space="preserve">3. </w:t>
      </w:r>
      <w:r>
        <w:tab/>
        <w:t>M. Bilghese, R. Manansala, D. Jaishankar, J. Jala, D. J. Benjamin, M. Kimball, P. L. Auer, M. A. Livermore, P. Turley, A general approach to adjusting genetic studies for assortative mating. bioRxiv [Preprint] (2023). https://doi.org/10.1101/2023.09.01.555983.</w:t>
      </w:r>
    </w:p>
    <w:p w14:paraId="78CBAB92" w14:textId="77777777" w:rsidR="000A7E31" w:rsidRDefault="00000000">
      <w:pPr>
        <w:pStyle w:val="Bibliography"/>
      </w:pPr>
      <w:r>
        <w:t xml:space="preserve">4. </w:t>
      </w:r>
      <w:r>
        <w:tab/>
        <w:t xml:space="preserve">B. Brumpton, E. Sanderson, K. Heilbron, F. P. Hartwig, S. Harrison, G. Å. Vie, Y. Cho, L. D. Howe, A. Hughes, D. I. Boomsma, Avoiding dynastic, assortative mating, and population stratification biases in mendelian randomization through within-family analyses. </w:t>
      </w:r>
      <w:r>
        <w:rPr>
          <w:i/>
          <w:iCs/>
        </w:rPr>
        <w:t>Nat. Commun.</w:t>
      </w:r>
      <w:r>
        <w:t xml:space="preserve"> </w:t>
      </w:r>
      <w:r>
        <w:rPr>
          <w:b/>
          <w:bCs/>
        </w:rPr>
        <w:t>11</w:t>
      </w:r>
      <w:r>
        <w:t>, 1–13 (2020).</w:t>
      </w:r>
    </w:p>
    <w:p w14:paraId="3881EEC9" w14:textId="77777777" w:rsidR="000A7E31" w:rsidRDefault="00000000">
      <w:pPr>
        <w:pStyle w:val="Bibliography"/>
      </w:pPr>
      <w:r>
        <w:t xml:space="preserve">5. </w:t>
      </w:r>
      <w:r>
        <w:tab/>
        <w:t>A. S. Young, Estimation of indirect genetic effects and heritability under assortative mating. bioRxiv [Preprint] (2023). https://doi.org/10.1101/2023.07.10.548458.</w:t>
      </w:r>
    </w:p>
    <w:p w14:paraId="6BB25A7A" w14:textId="77777777" w:rsidR="000A7E31" w:rsidRDefault="00000000">
      <w:pPr>
        <w:pStyle w:val="Bibliography"/>
      </w:pPr>
      <w:r>
        <w:t xml:space="preserve">6. </w:t>
      </w:r>
      <w:r>
        <w:tab/>
        <w:t xml:space="preserve">J. J. Berg, A. Harpak, N. Sinnott-Armstrong, A. M. Joergensen, H. Mostafavi, Y. Field, E. A. Boyle, X. Zhang, F. Racimo, J. K. Pritchard, G. Coop, Reduced signal for polygenic adaptation of height in UK biobank. </w:t>
      </w:r>
      <w:r>
        <w:rPr>
          <w:i/>
          <w:iCs/>
        </w:rPr>
        <w:t>eLife</w:t>
      </w:r>
      <w:r>
        <w:t xml:space="preserve"> </w:t>
      </w:r>
      <w:r>
        <w:rPr>
          <w:b/>
          <w:bCs/>
        </w:rPr>
        <w:t>8</w:t>
      </w:r>
      <w:r>
        <w:t>, e39725 (2019).</w:t>
      </w:r>
    </w:p>
    <w:p w14:paraId="3445E2C5" w14:textId="77777777" w:rsidR="000A7E31" w:rsidRDefault="00000000">
      <w:pPr>
        <w:pStyle w:val="Bibliography"/>
      </w:pPr>
      <w:r>
        <w:t xml:space="preserve">7. </w:t>
      </w:r>
      <w:r>
        <w:tab/>
        <w:t xml:space="preserve">M. Sohail, R. M. Maier, A. Ganna, A. Bloemendal, A. R. Martin, M. C. Turchin, C. W. Chiang, J. Hirschhorn, M. J. Daly, N. Patterson, B. Neale, I. Mathieson, D. Reich, S. R. Sunyaev, Polygenic adaptation on height is overestimated due to uncorrected stratification in genome-wide association studies. </w:t>
      </w:r>
      <w:r>
        <w:rPr>
          <w:i/>
          <w:iCs/>
        </w:rPr>
        <w:t>eLife</w:t>
      </w:r>
      <w:r>
        <w:t xml:space="preserve"> </w:t>
      </w:r>
      <w:r>
        <w:rPr>
          <w:b/>
          <w:bCs/>
        </w:rPr>
        <w:t>8</w:t>
      </w:r>
      <w:r>
        <w:t>, 1–17 (2019).</w:t>
      </w:r>
    </w:p>
    <w:p w14:paraId="7819817F" w14:textId="77777777" w:rsidR="000A7E31" w:rsidRDefault="00000000">
      <w:pPr>
        <w:pStyle w:val="Bibliography"/>
      </w:pPr>
      <w:r>
        <w:t xml:space="preserve">8. </w:t>
      </w:r>
      <w:r>
        <w:tab/>
        <w:t xml:space="preserve">T. Schoeler, D. Speed, E. Porcu, N. Pirastu, J.-B. Pingault, Z. Kutalik, Participation bias in the UK biobank distorts genetic associations and downstream analyses. </w:t>
      </w:r>
      <w:r>
        <w:rPr>
          <w:i/>
          <w:iCs/>
        </w:rPr>
        <w:t>Nat. Hum. Behav.</w:t>
      </w:r>
      <w:r>
        <w:t xml:space="preserve"> </w:t>
      </w:r>
      <w:r>
        <w:rPr>
          <w:b/>
          <w:bCs/>
        </w:rPr>
        <w:t>7</w:t>
      </w:r>
      <w:r>
        <w:t>, 1216–1227 (2023).</w:t>
      </w:r>
    </w:p>
    <w:p w14:paraId="0589CE7D" w14:textId="77777777" w:rsidR="000A7E31" w:rsidRDefault="00000000">
      <w:pPr>
        <w:pStyle w:val="Bibliography"/>
      </w:pPr>
      <w:r>
        <w:t xml:space="preserve">9. </w:t>
      </w:r>
      <w:r>
        <w:tab/>
        <w:t>Reweighting the UK biobank to reflect its underlying sampling population substantially reduces pervasive selection bias due to volunteering | medRxiv. https://www.medrxiv.org/content/10.1101/2022.05.16.22275048v1.</w:t>
      </w:r>
    </w:p>
    <w:p w14:paraId="12C353E0" w14:textId="77777777" w:rsidR="000A7E31" w:rsidRDefault="00000000">
      <w:pPr>
        <w:pStyle w:val="Bibliography"/>
      </w:pPr>
      <w:r>
        <w:t xml:space="preserve">10. </w:t>
      </w:r>
      <w:r>
        <w:tab/>
        <w:t xml:space="preserve">A. Kong, G. Thorleifsson, M. L. Frigge, B. J. Vilhjalmsson, A. I. Young, T. E. Thorgeirsson, S. Benonisdottir, A. Oddsson, B. V. Halldorsson, G. Masson, D. F. Gudbjartsson, A. Helgason, G. Bjornsdottir, U. Thorsteinsdottir, K. Stefansson, The nature of nurture: effects of parental genotypes. </w:t>
      </w:r>
      <w:r>
        <w:rPr>
          <w:i/>
          <w:iCs/>
        </w:rPr>
        <w:t>Science</w:t>
      </w:r>
      <w:r>
        <w:t xml:space="preserve"> </w:t>
      </w:r>
      <w:r>
        <w:rPr>
          <w:b/>
          <w:bCs/>
        </w:rPr>
        <w:t>359</w:t>
      </w:r>
      <w:r>
        <w:t>, 424–428 (2018).</w:t>
      </w:r>
    </w:p>
    <w:p w14:paraId="6A757045" w14:textId="77777777" w:rsidR="000A7E31" w:rsidRDefault="00000000">
      <w:pPr>
        <w:pStyle w:val="Bibliography"/>
      </w:pPr>
      <w:r>
        <w:t xml:space="preserve">11. </w:t>
      </w:r>
      <w:r>
        <w:tab/>
        <w:t xml:space="preserve">A. Okbay, Y. Wu, N. Wang, H. Jayashankar, M. Bennett, S. M. Nehzati, J. Sidorenko, H. Kweon, G. Goldman, T. Gjorgjieva, Y. Jiang, B. Hicks, C. Tian, D. A. Hinds, R. Ahlskog, P. K. E. Magnusson, S. Oskarsson, C. Hayward, A. Campbell, D. J. Porteous, J. Freese, P. Herd, C. Watson, J. Jala, D. Conley, P. D. Koellinger, M. Johannesson, D. Laibson, M. N. Meyer, J. J. Lee, A. Kong, L. Yengo, D. Cesarini, P. Turley, P. M. Visscher, J. P. Beauchamp, D. J. Benjamin, A. I. Young, Polygenic prediction of educational attainment within and between families from genome-wide association analyses in 3 million individuals. </w:t>
      </w:r>
      <w:r>
        <w:rPr>
          <w:i/>
          <w:iCs/>
        </w:rPr>
        <w:t>Nat. Genet.</w:t>
      </w:r>
      <w:r>
        <w:t xml:space="preserve"> </w:t>
      </w:r>
      <w:r>
        <w:rPr>
          <w:b/>
          <w:bCs/>
        </w:rPr>
        <w:t>54</w:t>
      </w:r>
      <w:r>
        <w:t>, 437–449 (2022).</w:t>
      </w:r>
    </w:p>
    <w:p w14:paraId="3660F43D" w14:textId="77777777" w:rsidR="000A7E31" w:rsidRDefault="00000000">
      <w:pPr>
        <w:pStyle w:val="Bibliography"/>
      </w:pPr>
      <w:r>
        <w:t xml:space="preserve">12. </w:t>
      </w:r>
      <w:r>
        <w:tab/>
        <w:t xml:space="preserve">A. I. Young, M. L. Frigge, D. F. Gudbjartsson, G. Thorleifsson, G. Bjornsdottir, P. Sulem, G. Masson, U. Thorsteinsdottir, K. Stefansson, A. Kong, Relatedness disequilibrium regression estimates heritability without environmental bias. </w:t>
      </w:r>
      <w:r>
        <w:rPr>
          <w:i/>
          <w:iCs/>
        </w:rPr>
        <w:t>Nat. Genet.</w:t>
      </w:r>
      <w:r>
        <w:t xml:space="preserve"> </w:t>
      </w:r>
      <w:r>
        <w:rPr>
          <w:b/>
          <w:bCs/>
        </w:rPr>
        <w:t>50</w:t>
      </w:r>
      <w:r>
        <w:t>, 1304–1310 (2018).</w:t>
      </w:r>
    </w:p>
    <w:p w14:paraId="40869496" w14:textId="77777777" w:rsidR="000A7E31" w:rsidRDefault="00000000">
      <w:pPr>
        <w:pStyle w:val="Bibliography"/>
      </w:pPr>
      <w:r>
        <w:lastRenderedPageBreak/>
        <w:t xml:space="preserve">13. </w:t>
      </w:r>
      <w:r>
        <w:tab/>
        <w:t xml:space="preserve">V. Hivert, J. Sidorenko, F. Rohart, M. E. Goddard, J. Yang, N. R. Wray, L. Yengo, P. M. Visscher, Estimation of non-additive genetic variance in human complex traits from a large sample of unrelated individuals. </w:t>
      </w:r>
      <w:r>
        <w:rPr>
          <w:i/>
          <w:iCs/>
        </w:rPr>
        <w:t>Am. J. Hum. Genet.</w:t>
      </w:r>
      <w:r>
        <w:t xml:space="preserve"> </w:t>
      </w:r>
      <w:r>
        <w:rPr>
          <w:b/>
          <w:bCs/>
        </w:rPr>
        <w:t>108</w:t>
      </w:r>
      <w:r>
        <w:t>, 786–798 (2021).</w:t>
      </w:r>
    </w:p>
    <w:p w14:paraId="05FF22D3" w14:textId="77777777" w:rsidR="000A7E31" w:rsidRDefault="00000000">
      <w:pPr>
        <w:pStyle w:val="Bibliography"/>
      </w:pPr>
      <w:r>
        <w:t xml:space="preserve">14. </w:t>
      </w:r>
      <w:r>
        <w:tab/>
        <w:t xml:space="preserve">Z. Zhu, A. Bakshi, A. A. E. Vinkhuyzen, G. Hemani, S. H. Lee, I. M. Nolte, J. V. van Vliet-Ostaptchouk, H. Snieder, LifeLines Cohort Study, T. Esko, L. Milani, R. Mägi, A. Metspalu, W. G. Hill, B. S. Weir, M. E. Goddard, P. M. Visscher, J. Yang, Dominance genetic variation contributes little to the missing heritability for human complex traits. </w:t>
      </w:r>
      <w:r>
        <w:rPr>
          <w:i/>
          <w:iCs/>
        </w:rPr>
        <w:t>Am. J. Hum. Genet.</w:t>
      </w:r>
      <w:r>
        <w:t xml:space="preserve"> </w:t>
      </w:r>
      <w:r>
        <w:rPr>
          <w:b/>
          <w:bCs/>
        </w:rPr>
        <w:t>96</w:t>
      </w:r>
      <w:r>
        <w:t>, 377–385 (2015).</w:t>
      </w:r>
    </w:p>
    <w:p w14:paraId="27E7B472" w14:textId="77777777" w:rsidR="000A7E31" w:rsidRDefault="00000000">
      <w:pPr>
        <w:pStyle w:val="Bibliography"/>
      </w:pPr>
      <w:r>
        <w:t xml:space="preserve">15. </w:t>
      </w:r>
      <w:r>
        <w:tab/>
        <w:t xml:space="preserve">C. Veller, G. M. Coop, Interpreting population- and family-based genome-wide association studies in the presence of confounding. </w:t>
      </w:r>
      <w:r>
        <w:rPr>
          <w:i/>
          <w:iCs/>
        </w:rPr>
        <w:t>PLoS Biol.</w:t>
      </w:r>
      <w:r>
        <w:t xml:space="preserve"> </w:t>
      </w:r>
      <w:r>
        <w:rPr>
          <w:b/>
          <w:bCs/>
        </w:rPr>
        <w:t>22</w:t>
      </w:r>
      <w:r>
        <w:t>, e3002511 (2024).</w:t>
      </w:r>
    </w:p>
    <w:p w14:paraId="7F02514D" w14:textId="77777777" w:rsidR="000A7E31" w:rsidRDefault="00000000">
      <w:pPr>
        <w:pStyle w:val="Bibliography"/>
      </w:pPr>
      <w:r>
        <w:t xml:space="preserve">16. </w:t>
      </w:r>
      <w:r>
        <w:tab/>
        <w:t xml:space="preserve">C. Veller, M. Przeworski, G. Coop, Causal interpretations of family GWAS in the presence of heterogeneous effects. </w:t>
      </w:r>
      <w:r>
        <w:rPr>
          <w:i/>
          <w:iCs/>
        </w:rPr>
        <w:t>Proc. Natl. Acad. Sci.</w:t>
      </w:r>
      <w:r>
        <w:t xml:space="preserve"> </w:t>
      </w:r>
      <w:r>
        <w:rPr>
          <w:b/>
          <w:bCs/>
        </w:rPr>
        <w:t>121</w:t>
      </w:r>
      <w:r>
        <w:t>, e2401379121 (2024).</w:t>
      </w:r>
    </w:p>
    <w:p w14:paraId="16F5F9A7" w14:textId="77777777" w:rsidR="000A7E31" w:rsidRDefault="00000000">
      <w:pPr>
        <w:pStyle w:val="Bibliography"/>
      </w:pPr>
      <w:r>
        <w:t xml:space="preserve">17. </w:t>
      </w:r>
      <w:r>
        <w:tab/>
        <w:t xml:space="preserve">K. E. Westerman, T. D. Majarian, F. Giulianini, D.-K. Jang, J. Miao, J. C. Florez, H. Chen, D. I. Chasman, M. S. Udler, A. K. Manning, J. B. Cole, Variance-quantitative trait loci enable systematic discovery of gene-environment interactions for cardiometabolic serum biomarkers. </w:t>
      </w:r>
      <w:r>
        <w:rPr>
          <w:i/>
          <w:iCs/>
        </w:rPr>
        <w:t>Nat. Commun.</w:t>
      </w:r>
      <w:r>
        <w:t xml:space="preserve"> </w:t>
      </w:r>
      <w:r>
        <w:rPr>
          <w:b/>
          <w:bCs/>
        </w:rPr>
        <w:t>13</w:t>
      </w:r>
      <w:r>
        <w:t>, 3993 (2022).</w:t>
      </w:r>
    </w:p>
    <w:p w14:paraId="757726C0" w14:textId="77777777" w:rsidR="000A7E31" w:rsidRDefault="00000000">
      <w:pPr>
        <w:pStyle w:val="Bibliography"/>
      </w:pPr>
      <w:r>
        <w:t xml:space="preserve">18. </w:t>
      </w:r>
      <w:r>
        <w:tab/>
        <w:t xml:space="preserve">A. Pazokitoroudi, A. M. Chiu, K. S. Burch, B. Pasaniuc, S. Sankararaman, Quantifying the contribution of dominance deviation effects to complex trait variation in biobank-scale data. </w:t>
      </w:r>
      <w:r>
        <w:rPr>
          <w:i/>
          <w:iCs/>
        </w:rPr>
        <w:t>Am. J. Hum. Genet.</w:t>
      </w:r>
      <w:r>
        <w:t xml:space="preserve"> </w:t>
      </w:r>
      <w:r>
        <w:rPr>
          <w:b/>
          <w:bCs/>
        </w:rPr>
        <w:t>108</w:t>
      </w:r>
      <w:r>
        <w:t>, 799–808 (2021).</w:t>
      </w:r>
    </w:p>
    <w:p w14:paraId="77167E98" w14:textId="77777777" w:rsidR="000A7E31" w:rsidRDefault="00000000">
      <w:pPr>
        <w:pStyle w:val="Bibliography"/>
      </w:pPr>
      <w:r>
        <w:t xml:space="preserve">19. </w:t>
      </w:r>
      <w:r>
        <w:tab/>
        <w:t xml:space="preserve">L. Yengo, M. R. Robinson, M. C. Keller, K. E. Kemper, Y. Yang, M. Trzaskowski, J. Gratten, P. Turley, D. Cesarini, D. J. Benjamin, N. R. Wray, M. E. Goddard, J. Yang, P. M. Visscher, Imprint of assortative mating on the human genome. </w:t>
      </w:r>
      <w:r>
        <w:rPr>
          <w:i/>
          <w:iCs/>
        </w:rPr>
        <w:t>Nat. Hum. Behav.</w:t>
      </w:r>
      <w:r>
        <w:t xml:space="preserve"> </w:t>
      </w:r>
      <w:r>
        <w:rPr>
          <w:b/>
          <w:bCs/>
        </w:rPr>
        <w:t>2</w:t>
      </w:r>
      <w:r>
        <w:t>, 948 (2018).</w:t>
      </w:r>
    </w:p>
    <w:p w14:paraId="35038E52" w14:textId="77777777" w:rsidR="000A7E31" w:rsidRDefault="00000000">
      <w:pPr>
        <w:pStyle w:val="Bibliography"/>
      </w:pPr>
      <w:r>
        <w:t xml:space="preserve">20. </w:t>
      </w:r>
      <w:r>
        <w:tab/>
        <w:t xml:space="preserve">J. Huang, J. E. Huffman, Y. Huang, Í. Do Valle, T. L. Assimes, S. Raghavan, B. F. Voight, C. Liu, A.-L. Barabási, R. D. L. Huang, Q. Hui, X.-M. T. Nguyen, Y.-L. Ho, L. Djousse, J. A. Lynch, M. Vujkovic, C. Tcheandjieu, H. Tang, S. M. Damrauer, P. D. Reaven, D. Miller, L. S. Phillips, M. C. Y. Ng, M. Graff, C. A. Haiman, R. J. F. Loos, K. E. North, L. Yengo, G. D. Smith, D. Saleheen, J. M. Gaziano, D. J. Rader, P. S. Tsao, K. Cho, K.-M. Chang, P. W. F. Wilson, Y. V. Sun, C. J. O’Donnell, Genomics and phenomics of body mass index reveals a complex disease network. </w:t>
      </w:r>
      <w:r>
        <w:rPr>
          <w:i/>
          <w:iCs/>
        </w:rPr>
        <w:t>Nat. Commun.</w:t>
      </w:r>
      <w:r>
        <w:t xml:space="preserve"> </w:t>
      </w:r>
      <w:r>
        <w:rPr>
          <w:b/>
          <w:bCs/>
        </w:rPr>
        <w:t>13</w:t>
      </w:r>
      <w:r>
        <w:t>, 7973 (2022).</w:t>
      </w:r>
    </w:p>
    <w:p w14:paraId="6477B86D" w14:textId="77777777" w:rsidR="000A7E31" w:rsidRDefault="00000000">
      <w:pPr>
        <w:pStyle w:val="Bibliography"/>
      </w:pPr>
      <w:r>
        <w:t xml:space="preserve">21. </w:t>
      </w:r>
      <w:r>
        <w:tab/>
        <w:t xml:space="preserve">L. J. Howe, M. G. Nivard, T. T. Morris, A. F. Hansen, H. Rasheed, Y. Cho, G. Chittoor, R. Ahlskog, P. A. Lind, T. Palviainen, M. D. van der Zee, R. Cheesman, M. Mangino, Y. Wang, S. Li, L. Klaric, S. M. Ratliff, L. F. Bielak, M. Nygaard, A. Giannelis, E. A. Willoughby, C. A. Reynolds, J. V. Balbona, O. A. Andreassen, H. Ask, A. Baras, C. R. Bauer, D. I. Boomsma, A. Campbell, H. Campbell, Z. Chen, P. Christofidou, E. Corfield, C. C. Dahm, D. R. Dokuru, L. M. Evans, E. J. C. de Geus, S. Giddaluru, S. D. Gordon, K. P. Harden, W. D. Hill, A. Hughes, S. M. Kerr, Y. Kim, H. Kweon, A. Latvala, D. A. Lawlor, L. Li, K. Lin, P. Magnus, P. K. E. Magnusson, T. T. Mallard, P. Martikainen, M. C. Mills, P. R. Njølstad, J. D. Overton, N. L. Pedersen, D. J. Porteous, J. Reid, K. Silventoinen, M. C. Southey, C. Stoltenberg, E. M. Tucker-Drob, M. J. Wright, J. K. Hewitt, M. C. Keller, M. C. Stallings, J. J. Lee, K. Christensen, S. L. R. Kardia, P. A. Peyser, J. A. Smith, J. F. Wilson, J. L. Hopper, S. Hägg, T. D. Spector, J.-B. Pingault, R. Plomin, A. Havdahl, M. Bartels, N. G. Martin, S. Oskarsson, A. E. Justice, I. Y. Millwood, K. Hveem, Ø. Naess, C. J. Willer, B. O. Åsvold, P. D. Koellinger, J. Kaprio, S. E. Medland, R. G. Walters, D. J. Benjamin, P. Turley, D. M. Evans, G. Davey Smith, C. Hayward, B. Brumpton, G. Hemani, N. M. Davies, Within-sibship genome-wide association analyses decrease bias in estimates of direct genetic effects. </w:t>
      </w:r>
      <w:r>
        <w:rPr>
          <w:i/>
          <w:iCs/>
        </w:rPr>
        <w:t>Nat. Genet.</w:t>
      </w:r>
      <w:r>
        <w:t xml:space="preserve"> </w:t>
      </w:r>
      <w:r>
        <w:rPr>
          <w:b/>
          <w:bCs/>
        </w:rPr>
        <w:t>54</w:t>
      </w:r>
      <w:r>
        <w:t>, 581–592 (2022).</w:t>
      </w:r>
    </w:p>
    <w:p w14:paraId="5FEB293A" w14:textId="77777777" w:rsidR="000A7E31" w:rsidRDefault="00000000">
      <w:pPr>
        <w:pStyle w:val="Bibliography"/>
      </w:pPr>
      <w:r>
        <w:t xml:space="preserve">22. </w:t>
      </w:r>
      <w:r>
        <w:tab/>
        <w:t xml:space="preserve">T. Tan, H. Jayashankar, J. Guan, S. M. Nehzati, M. Mir, M. Bennett, E. Agerbo, R. Ahlskog, V. P. de A. Anapaz, B. O. Åsvold, S. Benonisdottir, L. Bhatta, D. I. Boomsma, B. Brumpton, A. Campbell, C. F. Chabris, </w:t>
      </w:r>
      <w:r>
        <w:lastRenderedPageBreak/>
        <w:t>R. Cheesman, Z. Chen, C. K. B. C. Group, E. de Geus, E. A. Ehli, A. G. Elnahas, E. B. R. Team, Finngen, A. Ganna, A. Giannelis, L. Hakaste, A. F. Hansen, A. Havdahl, C. Hayward, J.-J. Hottenga, M. A. Houmark, K. Hveem, J. Kaprio, A. Langhammer, A. Latvala, J. J. Lee, M. Lehtovirta, L. Li, L. C. Study, K. Lin, R. K. Linnér, S. Lombardi, N. G. Martin, M. McGue, S. E. Medland, A. Metspalu, B. L. Mitchell, G. Ni, I. M. Nolte, M. T. Oetjens, S. Oskarsson, T. Palviainen, R. B. Prasad, A. Reigo, K. Reis, J. Sidorenko, K. Silventoinen, H. Snieder, T. Tuomi, B. J. Vilhjálmsson, R. G. Walters, E. A. Willoughby, B. S. Winsvold, E. Ystrom, J. Flint, L. Yengo, P. M. Visscher, A. Kong, E. M. Tucker-Drob, R. Border, D. Cesarini, P. Turley, A. Okbay, D. J. Benjamin, A. S. Young, Family-GWAS reveals effects of environment and mating on genetic associations. medRxiv [Preprint] (2024). https://doi.org/10.1101/2024.10.01.24314703.</w:t>
      </w:r>
    </w:p>
    <w:p w14:paraId="5B998B08" w14:textId="77777777" w:rsidR="000A7E31" w:rsidRDefault="00000000">
      <w:pPr>
        <w:pStyle w:val="Bibliography"/>
      </w:pPr>
      <w:r>
        <w:t xml:space="preserve">23. </w:t>
      </w:r>
      <w:r>
        <w:tab/>
        <w:t xml:space="preserve">J. S. Sanjak, J. Sidorenko, M. R. Robinson, K. R. Thornton, P. M. Visscher, Evidence of directional and stabilizing selection in contemporary humans. </w:t>
      </w:r>
      <w:r>
        <w:rPr>
          <w:i/>
          <w:iCs/>
        </w:rPr>
        <w:t>Proc. Natl. Acad. Sci.</w:t>
      </w:r>
      <w:r>
        <w:t xml:space="preserve"> </w:t>
      </w:r>
      <w:r>
        <w:rPr>
          <w:b/>
          <w:bCs/>
        </w:rPr>
        <w:t>115</w:t>
      </w:r>
      <w:r>
        <w:t>, 151–156 (2018).</w:t>
      </w:r>
    </w:p>
    <w:p w14:paraId="2C77A080" w14:textId="77777777" w:rsidR="000A7E31" w:rsidRDefault="00000000">
      <w:pPr>
        <w:pStyle w:val="Bibliography"/>
      </w:pPr>
      <w:r>
        <w:t xml:space="preserve">24. </w:t>
      </w:r>
      <w:r>
        <w:tab/>
        <w:t xml:space="preserve">C. Bycroft, C. Freeman, D. Petkova, G. Band, L. T. Elliott, K. Sharp, A. Motyer, D. Vukcevic, O. Delaneau, J. O’Connell, A. Cortes, S. Welsh, A. Young, M. Effingham, G. McVean, S. Leslie, N. Allen, P. Donnelly, J. Marchini, The UK biobank resource with deep phenotyping and genomic data. </w:t>
      </w:r>
      <w:r>
        <w:rPr>
          <w:i/>
          <w:iCs/>
        </w:rPr>
        <w:t>Nature</w:t>
      </w:r>
      <w:r>
        <w:t xml:space="preserve"> </w:t>
      </w:r>
      <w:r>
        <w:rPr>
          <w:b/>
          <w:bCs/>
        </w:rPr>
        <w:t>562</w:t>
      </w:r>
      <w:r>
        <w:t>, 203–209 (2018).</w:t>
      </w:r>
    </w:p>
    <w:p w14:paraId="04552C3D" w14:textId="77777777" w:rsidR="000A7E31" w:rsidRDefault="00000000">
      <w:pPr>
        <w:pStyle w:val="Bibliography"/>
      </w:pPr>
      <w:r>
        <w:t xml:space="preserve">25. </w:t>
      </w:r>
      <w:r>
        <w:tab/>
        <w:t xml:space="preserve">C.-Y. Wei, J.-H. Yang, E.-C. Yeh, M.-F. Tsai, H.-J. Kao, C.-Z. Lo, L.-P. Chang, W.-J. Lin, F.-J. Hsieh, S. Belsare, A. Bhaskar, M.-W. Su, T.-C. Lee, Y.-L. Lin, F.-T. Liu, C.-Y. Shen, L.-H. Li, C.-H. Chen, J. D. Wall, J.-Y. Wu, P.-Y. Kwok, Genetic profiles of 103,106 individuals in the Taiwan Biobank provide insights into the health and history of Han Chinese. </w:t>
      </w:r>
      <w:r>
        <w:rPr>
          <w:i/>
          <w:iCs/>
        </w:rPr>
        <w:t>Npj Genomic Med.</w:t>
      </w:r>
      <w:r>
        <w:t xml:space="preserve"> </w:t>
      </w:r>
      <w:r>
        <w:rPr>
          <w:b/>
          <w:bCs/>
        </w:rPr>
        <w:t>6</w:t>
      </w:r>
      <w:r>
        <w:t>, 10 (2021).</w:t>
      </w:r>
    </w:p>
    <w:p w14:paraId="528EDC8D" w14:textId="77777777" w:rsidR="000A7E31" w:rsidRDefault="00000000">
      <w:pPr>
        <w:pStyle w:val="Bibliography"/>
      </w:pPr>
      <w:r>
        <w:t xml:space="preserve">26. </w:t>
      </w:r>
      <w:r>
        <w:tab/>
        <w:t xml:space="preserve">G. Clark, The inheritance of social status: england, 1600 to 2022. </w:t>
      </w:r>
      <w:r>
        <w:rPr>
          <w:i/>
          <w:iCs/>
        </w:rPr>
        <w:t>Proc. Natl. Acad. Sci.</w:t>
      </w:r>
      <w:r>
        <w:t xml:space="preserve"> </w:t>
      </w:r>
      <w:r>
        <w:rPr>
          <w:b/>
          <w:bCs/>
        </w:rPr>
        <w:t>120</w:t>
      </w:r>
      <w:r>
        <w:t>, e2300926120 (2023).</w:t>
      </w:r>
    </w:p>
    <w:p w14:paraId="4DAFF67F" w14:textId="77777777" w:rsidR="000A7E31" w:rsidRDefault="00000000">
      <w:pPr>
        <w:pStyle w:val="Bibliography"/>
      </w:pPr>
      <w:r>
        <w:t xml:space="preserve">27. </w:t>
      </w:r>
      <w:r>
        <w:tab/>
        <w:t>R. Border, xftsim: eXtensible Forward Time SIMulator v0.2.0, Zenodo (2025); https://doi.org/10.5281/zenodo.15537315.</w:t>
      </w:r>
    </w:p>
    <w:p w14:paraId="729047D7" w14:textId="77777777" w:rsidR="000A7E31" w:rsidRDefault="00000000">
      <w:pPr>
        <w:pStyle w:val="Bibliography"/>
      </w:pPr>
      <w:r>
        <w:t xml:space="preserve">28. </w:t>
      </w:r>
      <w:r>
        <w:tab/>
        <w:t xml:space="preserve">T. Nagylaki, The correlation between relatives with assortative mating. </w:t>
      </w:r>
      <w:r>
        <w:rPr>
          <w:i/>
          <w:iCs/>
        </w:rPr>
        <w:t>Ann. Hum. Genet.</w:t>
      </w:r>
      <w:r>
        <w:t xml:space="preserve"> </w:t>
      </w:r>
      <w:r>
        <w:rPr>
          <w:b/>
          <w:bCs/>
        </w:rPr>
        <w:t>42</w:t>
      </w:r>
      <w:r>
        <w:t>, 131–137 (1978).</w:t>
      </w:r>
    </w:p>
    <w:p w14:paraId="2420FDEA" w14:textId="77777777" w:rsidR="000A7E31" w:rsidRDefault="00000000">
      <w:pPr>
        <w:pStyle w:val="Bibliography"/>
      </w:pPr>
      <w:r>
        <w:t xml:space="preserve">29. </w:t>
      </w:r>
      <w:r>
        <w:tab/>
        <w:t xml:space="preserve">A. Gimelfarb, Quantitative characters under assortative mating: gametic model. </w:t>
      </w:r>
      <w:r>
        <w:rPr>
          <w:i/>
          <w:iCs/>
        </w:rPr>
        <w:t>Theor. Popul. Biol.</w:t>
      </w:r>
      <w:r>
        <w:t xml:space="preserve"> </w:t>
      </w:r>
      <w:r>
        <w:rPr>
          <w:b/>
          <w:bCs/>
        </w:rPr>
        <w:t>25</w:t>
      </w:r>
      <w:r>
        <w:t>, 312–330 (1984).</w:t>
      </w:r>
    </w:p>
    <w:p w14:paraId="20B9C8C2" w14:textId="77777777" w:rsidR="000A7E31" w:rsidRDefault="00000000">
      <w:pPr>
        <w:pStyle w:val="Bibliography"/>
      </w:pPr>
      <w:r>
        <w:t xml:space="preserve">30. </w:t>
      </w:r>
      <w:r>
        <w:tab/>
        <w:t>B. Bulik-Sullivan, “Relationship between LD score and haseman-elston regression” (preprint, Genetics, 2015); https://doi.org/10.1101/018283.</w:t>
      </w:r>
    </w:p>
    <w:p w14:paraId="125790A6" w14:textId="77777777" w:rsidR="000A7E31" w:rsidRDefault="00000000">
      <w:pPr>
        <w:pStyle w:val="Bibliography"/>
      </w:pPr>
      <w:r>
        <w:t xml:space="preserve">31. </w:t>
      </w:r>
      <w:r>
        <w:tab/>
        <w:t xml:space="preserve">V. Anttila, B. Bulik-Sullivan, H. K. Finucane, R. K. Walters, J. Bras, L. Duncan, V. Escott-Price, G. J. Falcone, P. Gormley, R. Malik, Others, Analysis of shared heritability in common disorders of the brain. </w:t>
      </w:r>
      <w:r>
        <w:rPr>
          <w:i/>
          <w:iCs/>
        </w:rPr>
        <w:t>Science</w:t>
      </w:r>
      <w:r>
        <w:t xml:space="preserve"> </w:t>
      </w:r>
      <w:r>
        <w:rPr>
          <w:b/>
          <w:bCs/>
        </w:rPr>
        <w:t>360</w:t>
      </w:r>
      <w:r>
        <w:t xml:space="preserve"> (2018).</w:t>
      </w:r>
    </w:p>
    <w:p w14:paraId="4454DF6F" w14:textId="77777777" w:rsidR="000A7E31" w:rsidRDefault="00000000">
      <w:pPr>
        <w:pStyle w:val="Bibliography"/>
      </w:pPr>
      <w:r>
        <w:t xml:space="preserve">32. </w:t>
      </w:r>
      <w:r>
        <w:tab/>
        <w:t xml:space="preserve">A. D. Grotzinger, M. Rhemtulla, R. de Vlaming, S. J. Ritchie, T. T. Mallard, W. D. Hill, H. F. Ip, R. E. Marioni, A. M. McIntosh, I. J. Deary, P. D. Koellinger, K. P. Harden, M. G. Nivard, E. M. Tucker-Drob, Genomic structural equation modelling provides insights into the multivariate genetic architecture of complex traits. </w:t>
      </w:r>
      <w:r>
        <w:rPr>
          <w:i/>
          <w:iCs/>
        </w:rPr>
        <w:t>Nat. Hum. Behav.</w:t>
      </w:r>
      <w:r>
        <w:t xml:space="preserve"> </w:t>
      </w:r>
      <w:r>
        <w:rPr>
          <w:b/>
          <w:bCs/>
        </w:rPr>
        <w:t>3</w:t>
      </w:r>
      <w:r>
        <w:t>, 513–525 (2019).</w:t>
      </w:r>
    </w:p>
    <w:p w14:paraId="070C88D5" w14:textId="77777777" w:rsidR="000A7E31" w:rsidRDefault="00000000">
      <w:pPr>
        <w:pStyle w:val="Bibliography"/>
      </w:pPr>
      <w:r>
        <w:t xml:space="preserve">33. </w:t>
      </w:r>
      <w:r>
        <w:tab/>
        <w:t xml:space="preserve">A. D. Grotzinger, T. T. Mallard, W. A. Akingbuwa, H. F. Ip, M. J. Adams, C. M. Lewis, A. M. McIntosh, J. Grove, S. Dalsgaard, K.-P. Lesch, N. Strom, S. M. Meier, M. Mattheisen, A. D. Børglum, O. Mors, G. Breen, P. H. Lee, K. S. Kendler, J. W. Smoller, E. M. Tucker-Drob, M. G. Nivard, Genetic architecture of 11 major psychiatric disorders at biobehavioral, functional genomic and molecular genetic levels of analysis. </w:t>
      </w:r>
      <w:r>
        <w:rPr>
          <w:i/>
          <w:iCs/>
        </w:rPr>
        <w:t>Nat. Genet.</w:t>
      </w:r>
      <w:r>
        <w:t xml:space="preserve"> </w:t>
      </w:r>
      <w:r>
        <w:rPr>
          <w:b/>
          <w:bCs/>
        </w:rPr>
        <w:t>54</w:t>
      </w:r>
      <w:r>
        <w:t>, 548–559 (2022).</w:t>
      </w:r>
    </w:p>
    <w:p w14:paraId="06EA0F40" w14:textId="77777777" w:rsidR="000A7E31" w:rsidRDefault="00000000">
      <w:pPr>
        <w:pStyle w:val="Bibliography"/>
      </w:pPr>
      <w:r>
        <w:lastRenderedPageBreak/>
        <w:t xml:space="preserve">34. </w:t>
      </w:r>
      <w:r>
        <w:tab/>
        <w:t xml:space="preserve">A. I. Young, S. M. Nehzati, S. Benonisdottir, A. Okbay, H. Jayashankar, C. Lee, D. Cesarini, D. J. Benjamin, P. Turley, A. Kong, Mendelian imputation of parental genotypes improves estimates of direct genetic effects. </w:t>
      </w:r>
      <w:r>
        <w:rPr>
          <w:i/>
          <w:iCs/>
        </w:rPr>
        <w:t>Nat. Genet.</w:t>
      </w:r>
      <w:r>
        <w:t xml:space="preserve"> </w:t>
      </w:r>
      <w:r>
        <w:rPr>
          <w:b/>
          <w:bCs/>
        </w:rPr>
        <w:t>54</w:t>
      </w:r>
      <w:r>
        <w:t>, 897–905 (2022).</w:t>
      </w:r>
    </w:p>
    <w:p w14:paraId="5C57C2BF" w14:textId="77777777" w:rsidR="000A7E31" w:rsidRDefault="00000000">
      <w:pPr>
        <w:pStyle w:val="Bibliography"/>
      </w:pPr>
      <w:r>
        <w:t xml:space="preserve">35. </w:t>
      </w:r>
      <w:r>
        <w:tab/>
        <w:t xml:space="preserve">D. Martschenko, S. Trejo, B. W. Domingue, Genetics and Education: Recent Developments in the Context of an Ugly History and an Uncertain Future. </w:t>
      </w:r>
      <w:r>
        <w:rPr>
          <w:i/>
          <w:iCs/>
        </w:rPr>
        <w:t>AERA Open</w:t>
      </w:r>
      <w:r>
        <w:t xml:space="preserve"> </w:t>
      </w:r>
      <w:r>
        <w:rPr>
          <w:b/>
          <w:bCs/>
        </w:rPr>
        <w:t>5</w:t>
      </w:r>
      <w:r>
        <w:t>, 2332858418810516 (2019).</w:t>
      </w:r>
    </w:p>
    <w:p w14:paraId="2DD6F194" w14:textId="77777777" w:rsidR="000A7E31" w:rsidRDefault="00000000">
      <w:pPr>
        <w:pStyle w:val="Bibliography"/>
      </w:pPr>
      <w:r>
        <w:t xml:space="preserve">36. </w:t>
      </w:r>
      <w:r>
        <w:tab/>
        <w:t xml:space="preserve">D. Roberts, The ethics of biosocial science. </w:t>
      </w:r>
      <w:r>
        <w:rPr>
          <w:i/>
          <w:iCs/>
        </w:rPr>
        <w:t>Tann. Lect. Hum. Values Harv. Univ.</w:t>
      </w:r>
      <w:r>
        <w:t xml:space="preserve"> (2016).</w:t>
      </w:r>
    </w:p>
    <w:p w14:paraId="29FE8C97" w14:textId="77777777" w:rsidR="000A7E31" w:rsidRDefault="00000000">
      <w:pPr>
        <w:pStyle w:val="Bibliography"/>
      </w:pPr>
      <w:r>
        <w:t xml:space="preserve">37. </w:t>
      </w:r>
      <w:r>
        <w:tab/>
        <w:t>D. J. Benjamin, D. Cesarini, P. Turley, A. S. Young, Social-Science Genomics: Progress, Challenges, and Future Directions. National Bureau of Economic Research 32404 [Preprint] (2024). https://doi.org/10.3386/w32404.</w:t>
      </w:r>
    </w:p>
    <w:p w14:paraId="25643DD2" w14:textId="77777777" w:rsidR="000A7E31" w:rsidRDefault="00000000">
      <w:pPr>
        <w:pStyle w:val="Bibliography"/>
      </w:pPr>
      <w:r>
        <w:t xml:space="preserve">38. </w:t>
      </w:r>
      <w:r>
        <w:tab/>
        <w:t xml:space="preserve">M. Sadowski, M. Thompson, J. Mefford, T. Haldar, A. Oni-Orisan, R. Border, A. Pazokitoroudi, J. Ayroles, S. Sankararaman, A. Dahl, Characterizing the genetic architecture of drug response using gene-context interaction methods. </w:t>
      </w:r>
      <w:r>
        <w:rPr>
          <w:i/>
          <w:iCs/>
        </w:rPr>
        <w:t>medRxiv</w:t>
      </w:r>
      <w:r>
        <w:t>, 2024–03 (2024).</w:t>
      </w:r>
    </w:p>
    <w:p w14:paraId="11A46746" w14:textId="77777777" w:rsidR="000A7E31" w:rsidRDefault="00000000">
      <w:pPr>
        <w:pStyle w:val="Bibliography"/>
      </w:pPr>
      <w:r>
        <w:t xml:space="preserve">39. </w:t>
      </w:r>
      <w:r>
        <w:tab/>
        <w:t xml:space="preserve">H. F. Sunde, N. H. Eftedal, R. Cheesman, E. C. Corfield, T. H. Kleppesto, A. C. Seierstad, E. Ystrom, E. M. Eilertsen, F. A. Torvik, Genetic similarity between relatives provides evidence on the presence and history of assortative mating. </w:t>
      </w:r>
      <w:r>
        <w:rPr>
          <w:i/>
          <w:iCs/>
        </w:rPr>
        <w:t>Nat. Commun.</w:t>
      </w:r>
      <w:r>
        <w:t xml:space="preserve"> </w:t>
      </w:r>
      <w:r>
        <w:rPr>
          <w:b/>
          <w:bCs/>
        </w:rPr>
        <w:t>15</w:t>
      </w:r>
      <w:r>
        <w:t>, 2641 (2024).</w:t>
      </w:r>
    </w:p>
    <w:p w14:paraId="6B1AB4EE" w14:textId="77777777" w:rsidR="000A7E31" w:rsidRDefault="00000000">
      <w:pPr>
        <w:pStyle w:val="Bibliography"/>
      </w:pPr>
      <w:r>
        <w:t xml:space="preserve">40. </w:t>
      </w:r>
      <w:r>
        <w:tab/>
        <w:t xml:space="preserve">A. E. Nordsletten, H. Larsson, J. J. Crowley, C. Almqvist, P. Lichtenstein, D. Mataix-Cols, Patterns of nonrandom mating within and across 11 major psychiatric disorders. </w:t>
      </w:r>
      <w:r>
        <w:rPr>
          <w:i/>
          <w:iCs/>
        </w:rPr>
        <w:t>JAMA Psychiatry</w:t>
      </w:r>
      <w:r>
        <w:t xml:space="preserve"> </w:t>
      </w:r>
      <w:r>
        <w:rPr>
          <w:b/>
          <w:bCs/>
        </w:rPr>
        <w:t>73</w:t>
      </w:r>
      <w:r>
        <w:t>, 354–361 (2016).</w:t>
      </w:r>
    </w:p>
    <w:p w14:paraId="7A9BF9C1" w14:textId="77777777" w:rsidR="000A7E31" w:rsidRDefault="00000000">
      <w:pPr>
        <w:pStyle w:val="Bibliography"/>
      </w:pPr>
      <w:r>
        <w:t xml:space="preserve">41. </w:t>
      </w:r>
      <w:r>
        <w:tab/>
        <w:t>C. C. Fan, S. R. Dehkordi, R. Border, L. Shao, B. Xu, R. Loughnan, W. K. Thompson, L.-Y. Hsu, M.-C. Lin, C.-F. Cheng, R.-Y. Lai, M.-H. Su, W.-Y. Kao, T. Werge, C.-S. Wu, A. J. Schork, N. Zaitlen, A. B. Demur, S.-H. Wang, Assortative mating across nine psychiatric disorders is consistent and persistent over cultures and generations. medRxiv [Preprint] (2024). https://doi.org/10.1101/2024.09.19.24314024.</w:t>
      </w:r>
    </w:p>
    <w:p w14:paraId="4CC96583" w14:textId="77777777" w:rsidR="000A7E31" w:rsidRDefault="00000000">
      <w:pPr>
        <w:pStyle w:val="Bibliography"/>
      </w:pPr>
      <w:r>
        <w:t xml:space="preserve">42. </w:t>
      </w:r>
      <w:r>
        <w:tab/>
        <w:t xml:space="preserve">R. A. Fisher, The correlation between relatives on the supposition of mendelian inheritance. </w:t>
      </w:r>
      <w:r>
        <w:rPr>
          <w:i/>
          <w:iCs/>
        </w:rPr>
        <w:t>Earth Environ. Sci. Trans. R. Soc. Edinb.</w:t>
      </w:r>
      <w:r>
        <w:t xml:space="preserve"> </w:t>
      </w:r>
      <w:r>
        <w:rPr>
          <w:b/>
          <w:bCs/>
        </w:rPr>
        <w:t>52</w:t>
      </w:r>
      <w:r>
        <w:t>, 399–433 (1919).</w:t>
      </w:r>
    </w:p>
    <w:p w14:paraId="65482AEE" w14:textId="77777777" w:rsidR="000A7E31" w:rsidRDefault="00000000">
      <w:pPr>
        <w:pStyle w:val="Bibliography"/>
      </w:pPr>
      <w:r>
        <w:t xml:space="preserve">43. </w:t>
      </w:r>
      <w:r>
        <w:tab/>
        <w:t xml:space="preserve">J. F. Crow, J. Felsenstein, The effect of assortative mating on the genetic composition of a population. </w:t>
      </w:r>
      <w:r>
        <w:rPr>
          <w:i/>
          <w:iCs/>
        </w:rPr>
        <w:t>Eugen. Q.</w:t>
      </w:r>
      <w:r>
        <w:t xml:space="preserve"> </w:t>
      </w:r>
      <w:r>
        <w:rPr>
          <w:b/>
          <w:bCs/>
        </w:rPr>
        <w:t>15</w:t>
      </w:r>
      <w:r>
        <w:t>, 85–97 (1968).</w:t>
      </w:r>
    </w:p>
    <w:p w14:paraId="1CA3CC39" w14:textId="77777777" w:rsidR="000A7E31" w:rsidRDefault="00000000">
      <w:pPr>
        <w:pStyle w:val="Bibliography"/>
      </w:pPr>
      <w:r>
        <w:t xml:space="preserve">44. </w:t>
      </w:r>
      <w:r>
        <w:tab/>
        <w:t xml:space="preserve">N. Risch, K. Merikangas, The future of genetic studies of complex human diseases. </w:t>
      </w:r>
      <w:r>
        <w:rPr>
          <w:i/>
          <w:iCs/>
        </w:rPr>
        <w:t>Science</w:t>
      </w:r>
      <w:r>
        <w:t xml:space="preserve"> </w:t>
      </w:r>
      <w:r>
        <w:rPr>
          <w:b/>
          <w:bCs/>
        </w:rPr>
        <w:t>273</w:t>
      </w:r>
      <w:r>
        <w:t>, 1516–1517 (1996).</w:t>
      </w:r>
    </w:p>
    <w:p w14:paraId="52DE5F6D" w14:textId="77777777" w:rsidR="000A7E31" w:rsidRDefault="00000000">
      <w:pPr>
        <w:pStyle w:val="Bibliography"/>
      </w:pPr>
      <w:r>
        <w:t xml:space="preserve">45. </w:t>
      </w:r>
      <w:r>
        <w:tab/>
        <w:t xml:space="preserve">M. R. Munafò, Reliability and replicability of genetic association studies. </w:t>
      </w:r>
      <w:r>
        <w:rPr>
          <w:i/>
          <w:iCs/>
        </w:rPr>
        <w:t>Addiction</w:t>
      </w:r>
      <w:r>
        <w:t xml:space="preserve"> </w:t>
      </w:r>
      <w:r>
        <w:rPr>
          <w:b/>
          <w:bCs/>
        </w:rPr>
        <w:t>104</w:t>
      </w:r>
      <w:r>
        <w:t>, 1439–1440 (2009).</w:t>
      </w:r>
    </w:p>
    <w:p w14:paraId="37FFC5B2" w14:textId="77777777" w:rsidR="000A7E31" w:rsidRDefault="00000000">
      <w:pPr>
        <w:pStyle w:val="Bibliography"/>
      </w:pPr>
      <w:r>
        <w:t xml:space="preserve">46. </w:t>
      </w:r>
      <w:r>
        <w:tab/>
        <w:t xml:space="preserve">R. Border, E. C. Johnson, L. M. Evans, A. Smolen, N. Berley, P. F. Sullivan, M. C. Keller, No support for historical candidate gene or candidate gene-by-interaction hypotheses for major depression across multiple large samples. </w:t>
      </w:r>
      <w:r>
        <w:rPr>
          <w:i/>
          <w:iCs/>
        </w:rPr>
        <w:t>Am. J. Psychiatry</w:t>
      </w:r>
      <w:r>
        <w:t xml:space="preserve"> </w:t>
      </w:r>
      <w:r>
        <w:rPr>
          <w:b/>
          <w:bCs/>
        </w:rPr>
        <w:t>176</w:t>
      </w:r>
      <w:r>
        <w:t>, appi.ajp.2018.18070881 (2019).</w:t>
      </w:r>
    </w:p>
    <w:p w14:paraId="6A50031F" w14:textId="77777777" w:rsidR="000A7E31" w:rsidRDefault="00000000">
      <w:pPr>
        <w:pStyle w:val="Bibliography"/>
      </w:pPr>
      <w:r>
        <w:t xml:space="preserve">47. </w:t>
      </w:r>
      <w:r>
        <w:tab/>
        <w:t xml:space="preserve">E. C. Johnson, R. Border, W. E. Melroy-Greif, C. A. de Leeuw, M. A. Ehringer, M. C. Keller, No evidence that schizophrenia candidate genes are more associated with schizophrenia than non-candidate genes. </w:t>
      </w:r>
      <w:r>
        <w:rPr>
          <w:i/>
          <w:iCs/>
        </w:rPr>
        <w:t>Biol. Psychiatry</w:t>
      </w:r>
      <w:r>
        <w:t xml:space="preserve"> </w:t>
      </w:r>
      <w:r>
        <w:rPr>
          <w:b/>
          <w:bCs/>
        </w:rPr>
        <w:t>82</w:t>
      </w:r>
      <w:r>
        <w:t>, 702–708 (2017).</w:t>
      </w:r>
    </w:p>
    <w:p w14:paraId="1A94A4B7" w14:textId="77777777" w:rsidR="000A7E31" w:rsidRDefault="00000000">
      <w:pPr>
        <w:pStyle w:val="Bibliography"/>
      </w:pPr>
      <w:r>
        <w:t xml:space="preserve">48. </w:t>
      </w:r>
      <w:r>
        <w:tab/>
        <w:t xml:space="preserve">R. C. Culverhouse, N. L. Saccone, A. C. Horton, Y. Ma, K. J. Anstey, T. Banaschewski, M. Burmeister, S. Cohen-Woods, B. Etain, H. L. Fisher, N. Goldman, S. Guillaume, J. Horwood, G. Juhasz, K. J. Lester, L. Mandelli, C. M. Middeldorp, E. Olié, S. Villafuerte, T. M. Air, R. Araya, L. Bowes, R. Burns, E. M. Byrne, </w:t>
      </w:r>
      <w:r>
        <w:lastRenderedPageBreak/>
        <w:t xml:space="preserve">C. Coffey, W. L. Coventry, K. a. B. Gawronski, D. Glei, A. Hatzimanolis, J.-J. Hottenga, I. Jaussent, C. Jawahar, C. Jennen-Steinmetz, J. R. Kramer, M. Lajnef, K. Little, H. M. zu Schwabedissen, M. Nauck, E. Nederhof, P. Petschner, W. J. Peyrot, C. Schwahn, G. Sinnamon, D. Stacey, Y. Tian, C. Toben, S. V. der Auwera, N. Wainwright, J.-C. Wang, G. Willemsen, I. M. Anderson, V. Arolt, C. Åslund, G. Bagdy, B. T. Baune, F. Bellivier, D. I. Boomsma, P. Courtet, U. Dannlowski, E. J. C. de Geus, J. F. W. Deakin, S. Easteal, T. Eley, D. M. Fergusson, A. M. Goate, X. Gonda, H. J. Grabe, C. Holzman, E. O. Johnson, M. Kennedy, M. Laucht, N. G. Martin, M. R. Munafò, K. W. Nilsson, A. J. Oldehinkel, C. A. Olsson, J. Ormel, C. Otte, G. C. Patton, B. W. J. H. Penninx, K. Ritchie, M. Sarchiapone, J. M. Scheid, A. Serretti, J. H. Smit, N. C. Stefanis, P. G. Surtees, H. Völzke, M. Weinstein, M. Whooley, J. I. N. Jr, N. Breslau, L. J. Bierut, Collaborative meta-analysis finds no evidence of a strong interaction between stress and 5-HTTLPR genotype contributing to the development of depression. </w:t>
      </w:r>
      <w:r>
        <w:rPr>
          <w:i/>
          <w:iCs/>
        </w:rPr>
        <w:t>Mol. Psychiatry</w:t>
      </w:r>
      <w:r>
        <w:t xml:space="preserve"> </w:t>
      </w:r>
      <w:r>
        <w:rPr>
          <w:b/>
          <w:bCs/>
        </w:rPr>
        <w:t>23</w:t>
      </w:r>
      <w:r>
        <w:t>, 133–142 (2018).</w:t>
      </w:r>
    </w:p>
    <w:p w14:paraId="537FBBE6" w14:textId="77777777" w:rsidR="000A7E31" w:rsidRDefault="00000000">
      <w:pPr>
        <w:pStyle w:val="Bibliography"/>
      </w:pPr>
      <w:r>
        <w:t xml:space="preserve">49. </w:t>
      </w:r>
      <w:r>
        <w:tab/>
        <w:t xml:space="preserve">L. Yengo, S. Vedantam, E. Marouli, J. Sidorenko, E. Bartell, S. Sakaue, M. Graff, A. U. Eliasen, Y. Jiang, S. Raghavan, J. Miao, J. D. Arias, S. E. Graham, R. E. Mukamel, C. N. Spracklen, X. Yin, S.-H. Chen, T. Ferreira, H. H. Highland, Y. Ji, T. Karaderi, K. Lin, K. Lüll, D. E. Malden, C. Medina-Gomez, M. Machado, A. Moore, S. Rüeger, X. Sim, S. Vrieze, T. S. Ahluwalia, M. Akiyama, M. A. Allison, M. Alvarez, M. K. Andersen, A. Ani, V. Appadurai, L. Arbeeva, S. Bhaskar, L. F. Bielak, S. Bollepalli, L. L. Bonnycastle, J. Bork-Jensen, J. P. Bradfield, Y. Bradford, P. S. Braund, J. A. Brody, K. S. Burgdorf, B. E. Cade, H. Cai, Q. Cai, A. Campbell, M. Cañadas-Garre, E. Catamo, J.-F. Chai, X. Chai, L.-C. Chang, Y.-C. Chang, C.-H. Chen, A. Chesi, S. H. Choi, R.-H. Chung, M. Cocca, M. P. Concas, C. Couture, G. Cuellar-Partida, R. Danning, E. W. Daw, F. Degenhard, G. E. Delgado, A. Delitala, A. Demirkan, X. Deng, P. Devineni, A. Dietl, M. Dimitriou, L. Dimitrov, R. Dorajoo, A. B. Ekici, J. E. Engmann, Z. Fairhurst-Hunter, A.-E. Farmaki, J. D. Faul, J.-C. Fernandez-Lopez, L. Forer, M. Francescatto, S. Freitag-Wolf, C. Fuchsberger, T. E. Galesloot, Y. Gao, Z. Gao, F. Geller, O. Giannakopoulou, F. Giulianini, A. P. Gjesing, A. Goel, S. D. Gordon, M. Gorski, J. Grove, X. Guo, S. Gustafsson, J. Haessler, T. F. Hansen, A. S. Havulinna, S. J. Haworth, J. He, N. Heard-Costa, P. Hebbar, G. Hindy, Y.-L. A. Ho, E. Hofer, E. Holliday, K. Horn, W. E. Hornsby, J.-J. Hottenga, H. Huang, J. Huang, A. Huerta-Chagoya, J. E. Huffman, Y.-J. Hung, S. Huo, M. Y. Hwang, H. Iha, D. D. Ikeda, M. Isono, A. U. Jackson, S. Jäger, I. E. Jansen, I. Johansson, J. B. Jonas, A. Jonsson, T. Jørgensen, I.-P. Kalafati, M. Kanai, S. Kanoni, L. L. Kårhus, A. Kasturiratne, T. Katsuya, T. Kawaguchi, R. L. Kember, K. A. Kentistou, H.-N. Kim, Y. J. Kim, M. E. Kleber, M. J. Knol, A. Kurbasic, M. Lauzon, P. Le, R. Lea, J.-Y. Lee, H. L. Leonard, S. A. Li, X. Li, X. Li, J. Liang, H. Lin, S.-Y. Lin, J. Liu, X. Liu, K. S. Lo, J. Long, L. Lores-Motta, J. Luan, V. Lyssenko, L.-P. Lyytikäinen, A. Mahajan, V. Mamakou, M. Mangino, A. Manichaikul, J. Marten, M. Mattheisen, L. Mavarani, A. F. McDaid, K. Meidtner, T. L. Melendez, J. M. Mercader, Y. Milaneschi, J. E. Miller, I. Y. Millwood, P. P. Mishra, R. E. Mitchell, L. T. Møllehave, A. Morgan, S. Mucha, M. Munz, M. Nakatochi, C. P. Nelson, M. Nethander, C. W. Nho, A. A. Nielsen, I. M. Nolte, S. S. Nongmaithem, R. Noordam, I. Ntalla, T. Nutile, A. Pandit, P. Christofidou, K. Pärna, M. Pauper, E. R. B. Petersen, L. V. Petersen, N. Pitkänen, O. Polašek, A. Poveda, M. H. Preuss, S. Pyarajan, L. M. Raffield, H. Rakugi, J. Ramirez, A. Rasheed, D. Raven, N. W. Rayner, C. Riveros, R. Rohde, D. Ruggiero, S. E. Ruotsalainen, K. A. Ryan, M. Sabater-Lleal, R. Saxena, M. Scholz, A. Sendamarai, B. Shen, J. Shi, J. H. Shin, C. Sidore, C. M. Sitlani, R. C. Slieker, R. A. J. Smit, A. V. Smith, J. A. Smith, L. J. Smyth, L. Southam, V. Steinthorsdottir, L. Sun, F. Takeuchi, D. S. P. Tallapragada, K. D. Taylor, B. O. Tayo, C. Tcheandjieu, N. Terzikhan, P. Tesolin, A. Teumer, E. Theusch, D. J. Thompson, G. Thorleifsson, P. R. H. J. Timmers, S. Trompet, C. Turman, S. Vaccargiu, S. W. van der Laan, P. J. van der Most, J. B. van Klinken, J. van Setten, S. S. Verma, N. Verweij, Y. Veturi, C. A. Wang, C. Wang, L. Wang, Z. Wang, H. R. Warren, W. Bin Wei, A. R. Wickremasinghe, M. Wielscher, K. L. Wiggins, B. S. Winsvold, A. Wong, Y. Wu, M. Wuttke, R. Xia, T. Xie, K. Yamamoto, J. Yang, J. Yao, H. Young, N. A. Yousri, L. Yu, L. Zeng, W. Zhang, X. Zhang, J.-H. Zhao, W. Zhao, W. Zhou, M. E. Zimmermann, M. Zoledziewska, L. S. Adair, H. H. H. Adams, C. A. Aguilar-Salinas, F. Al-Mulla, D. K. Arnett, F. W. Asselbergs, B. O. Åsvold, J. Attia, B. Banas, S. Bandinelli, D. A. Bennett, T. Bergler, D. Bharadwaj, G. Biino, H. Bisgaard, E. Boerwinkle, C. A. Böger, K. Bønnelykke, D. I. Boomsma, A. D. Børglum, J. B. Borja, C. Bouchard, D. W. Bowden, I. Brandslund, B. Brumpton, J. E. Buring, M. J. Caulfield, J. C. Chambers, G. R. Chandak, S. J. Chanock, N. Chaturvedi, Y.-D. I. Chen, Z. </w:t>
      </w:r>
      <w:r>
        <w:lastRenderedPageBreak/>
        <w:t xml:space="preserve">Chen, C.-Y. Cheng, I. E. Christophersen, M. Ciullo, J. W. Cole, F. S. Collins, R. S. Cooper, M. Cruz, F. Cucca, L. A. Cupples, M. J. Cutler, S. M. Damrauer, T. M. Dantoft, G. J. de Borst, L. C. P. G. M. de Groot, P. L. De Jager, D. P. V. de Kleijn, H. Janaka de Silva, G. V. Dedoussis, A. I. den Hollander, S. Du, D. F. Easton, P. J. M. Elders, A. H. Eliassen, P. T. Ellinor, S. Elmståhl, J. Erdmann, M. K. Evans, D. Fatkin, B. Feenstra, M. F. Feitosa, L. Ferrucci, I. Ford, M. Fornage, A. Franke, P. W. Franks, B. I. Freedman, P. Gasparini, C. Gieger, G. Girotto, M. E. Goddard, Y. M. Golightly, C. Gonzalez-Villalpando, P. Gordon-Larsen, H. Grallert, S. F. A. Grant, N. Grarup, L. Griffiths, V. Gudnason, C. Haiman, H. Hakonarson, T. Hansen, C. A. Hartman, A. T. Hattersley, C. Hayward, S. R. Heckbert, C.-K. Heng, C. Hengstenberg, A. W. Hewitt, H. Hishigaki, C. B. Hoyng, P. L. Huang, W. Huang, S. C. Hunt, K. Hveem, E. Hyppönen, W. G. Iacono, S. Ichihara, M. A. Ikram, C. R. Isasi, R. D. Jackson, M.-R. Jarvelin, Z.-B. Jin, K.-H. Jöckel, P. K. Joshi, P. Jousilahti, J. W. Jukema, M. Kähönen, Y. Kamatani, K. D. Kang, J. Kaprio, S. L. R. Kardia, F. Karpe, N. Kato, F. Kee, T. Kessler, A. V. Khera, C. C. Khor, L. A. L. M. Kiemeney, B.-J. Kim, E. K. Kim, H.-L. Kim, P. Kirchhof, M. Kivimaki, W.-P. Koh, H. A. Koistinen, G. D. Kolovou, J. S. Kooner, C. Kooperberg, A. Köttgen, P. Kovacs, A. Kraaijeveld, P. Kraft, R. M. Krauss, M. Kumari, Z. Kutalik, M. Laakso, L. A. Lange, C. Langenberg, L. J. Launer, L. Le Marchand, H. Lee, N. R. Lee, T. Lehtimäki, H. Li, L. Li, W. Lieb, X. Lin, L. Lind, A. Linneberg, C.-T. Liu, J. Liu, M. Loeffler, B. London, S. A. Lubitz, S. J. Lye, D. A. Mackey, R. Mägi, P. K. E. Magnusson, G. M. Marcus, P. M. Vidal, N. G. Martin, W. März, F. Matsuda, R. W. McGarrah, M. McGue, A. J. McKnight, S. E. Medland, D. Mellström, A. Metspalu, B. D. Mitchell, P. Mitchell, D. O. Mook-Kanamori, A. D. Morris, L. A. Mucci, P. B. Munroe, M. A. Nalls, S. Nazarian, A. E. Nelson, M. J. Neville, C. Newton-Cheh, C. S. Nielsen, M. M. Nöthen, C. Ohlsson, A. J. Oldehinkel, L. Orozco, K. Pahkala, P. Pajukanta, C. N. A. Palmer, E. J. Parra, C. Pattaro, O. Pedersen, C. E. Pennell, B. W. J. H. Penninx, L. Perusse, A. Peters, P. A. Peyser, D. J. Porteous, D. Posthuma, C. Power, P. P. Pramstaller, M. A. Province, Q. Qi, J. Qu, D. J. Rader, O. T. Raitakari, S. Ralhan, L. S. Rallidis, D. C. Rao, S. Redline, D. F. Reilly, A. P. Reiner, S. Y. Rhee, P. M. Ridker, M. Rienstra, S. Ripatti, M. D. Ritchie, D. M. Roden, F. R. Rosendaal, J. I. Rotter, I. Rudan, F. Rutters, C. Sabanayagam, D. Saleheen, V. Salomaa, N. J. Samani, D. K. Sanghera, N. Sattar, B. Schmidt, H. Schmidt, R. Schmidt, M. B. Schulze, H. Schunkert, L. J. Scott, R. J. Scott, P. Sever, E. J. Shiroma, M. B. Shoemaker, X.-O. Shu, E. M. Simonsick, M. Sims, J. R. Singh, A. B. Singleton, M. F. Sinner, J. G. Smith, H. Snieder, T. D. Spector, M. J. Stampfer, K. J. Stark, D. P. Strachan, L. M. ’t Hart, Y. Tabara, H. Tang, J.-C. Tardif, T. A. Thanaraj, N. J. Timpson, A. Tönjes, A. Tremblay, T. Tuomi, J. Tuomilehto, M.-T. Tusié-Luna, A. G. Uitterlinden, R. M. van Dam, P. van der Harst, N. Van der Velde, C. M. van Duijn, N. M. van Schoor, V. Vitart, U. Völker, P. Vollenweider, H. Völzke, N. H. Wacher-Rodarte, M. Walker, Y. X. Wang, N. J. Wareham, R. M. Watanabe, H. Watkins, D. R. Weir, T. M. Werge, E. Widen, L. R. Wilkens, G. Willemsen, W. C. Willett, J. F. Wilson, T.-Y. Wong, J.-T. Woo, A. F. Wright, J.-Y. Wu, H. Xu, C. S. Yajnik, M. Yokota, J.-M. Yuan, E. Zeggini, B. S. Zemel, W. Zheng, X. Zhu, J. M. Zmuda, A. B. Zonderman, J.-A. Zwart, 23andMe Research Team, VA Million Veteran Program, DiscovEHR (DiscovEHR and MyCode Community Health Initiative), eMERGE (Electronic Medical Records and Genomics Network), Lifelines Cohort Study, PRACTICAL Consortium, Understanding Society Scientific Group, D. I. Chasman, Y. S. Cho, I. M. Heid, M. I. McCarthy, M. C. Y. Ng, C. J. O’Donnell, F. Rivadeneira, U. Thorsteinsdottir, Y. V. Sun, E. S. Tai, M. Boehnke, P. Deloukas, A. E. Justice, C. M. Lindgren, R. J. F. Loos, K. L. Mohlke, K. E. North, K. Stefansson, R. G. Walters, T. W. Winkler, K. L. Young, P.-R. Loh, J. Yang, T. Esko, T. L. Assimes, A. Auton, G. R. Abecasis, C. J. Willer, A. E. Locke, S. I. Berndt, G. Lettre, T. M. Frayling, Y. Okada, A. R. Wood, P. M. Visscher, J. N. Hirschhorn, A saturated map of common genetic variants associated with human height. </w:t>
      </w:r>
      <w:r>
        <w:rPr>
          <w:i/>
          <w:iCs/>
        </w:rPr>
        <w:t>Nature</w:t>
      </w:r>
      <w:r>
        <w:t xml:space="preserve"> </w:t>
      </w:r>
      <w:r>
        <w:rPr>
          <w:b/>
          <w:bCs/>
        </w:rPr>
        <w:t>610</w:t>
      </w:r>
      <w:r>
        <w:t>, 704–712 (2022).</w:t>
      </w:r>
    </w:p>
    <w:p w14:paraId="665841F7" w14:textId="77777777" w:rsidR="000A7E31" w:rsidRDefault="00000000">
      <w:pPr>
        <w:pStyle w:val="Bibliography"/>
      </w:pPr>
      <w:r>
        <w:t xml:space="preserve">50. </w:t>
      </w:r>
      <w:r>
        <w:tab/>
        <w:t xml:space="preserve">R. Cui, R. A. Elzur, M. Kanai, J. C. Ulirsch, O. Weissbrod, M. J. Daly, B. M. Neale, Z. Fan, H. K. Finucane, Improving fine-mapping by modeling infinitesimal effects. </w:t>
      </w:r>
      <w:r>
        <w:rPr>
          <w:i/>
          <w:iCs/>
        </w:rPr>
        <w:t>Nat. Genet.</w:t>
      </w:r>
      <w:r>
        <w:t xml:space="preserve"> </w:t>
      </w:r>
      <w:r>
        <w:rPr>
          <w:b/>
          <w:bCs/>
        </w:rPr>
        <w:t>56</w:t>
      </w:r>
      <w:r>
        <w:t>, 162–169 (2024).</w:t>
      </w:r>
    </w:p>
    <w:p w14:paraId="62E791A5" w14:textId="77777777" w:rsidR="000A7E31" w:rsidRDefault="00000000">
      <w:pPr>
        <w:pStyle w:val="Bibliography"/>
      </w:pPr>
      <w:r>
        <w:t xml:space="preserve">51. </w:t>
      </w:r>
      <w:r>
        <w:tab/>
        <w:t>R. Border, Code supplement for “Simple models of non-random mating and environmental transmission bias standard human genetics statistical methods,” version v2, Zenodo (2025); https://doi.org/10.5281/zenodo.15537241.</w:t>
      </w:r>
    </w:p>
    <w:p w14:paraId="68CB5CE0" w14:textId="77777777" w:rsidR="000A7E31" w:rsidRDefault="00000000">
      <w:pPr>
        <w:pStyle w:val="Bibliography"/>
      </w:pPr>
      <w:r>
        <w:lastRenderedPageBreak/>
        <w:t xml:space="preserve">52. </w:t>
      </w:r>
      <w:r>
        <w:tab/>
        <w:t xml:space="preserve">G. Van Rossum, F. L. Drake, </w:t>
      </w:r>
      <w:r>
        <w:rPr>
          <w:i/>
          <w:iCs/>
        </w:rPr>
        <w:t>Python 3 Reference Manual</w:t>
      </w:r>
      <w:r>
        <w:t xml:space="preserve"> (CreateSpace, Scotts Valley, CA, Release 3.0.1 [Repr.]., 2009; https://www.python.org/)</w:t>
      </w:r>
      <w:r>
        <w:rPr>
          <w:i/>
          <w:iCs/>
        </w:rPr>
        <w:t>Python documentation manual / Guido van Rossum; Fred L. Drake [ed.]</w:t>
      </w:r>
      <w:r>
        <w:t>.</w:t>
      </w:r>
    </w:p>
    <w:p w14:paraId="5CB6F9D4" w14:textId="77777777" w:rsidR="000A7E31" w:rsidRDefault="00000000">
      <w:pPr>
        <w:pStyle w:val="Bibliography"/>
      </w:pPr>
      <w:r>
        <w:t xml:space="preserve">53. </w:t>
      </w:r>
      <w:r>
        <w:tab/>
        <w:t>Wolfram Research Inc., Mathematica, version 13.3 (2023); https://www.wolfram.com/mathematica.</w:t>
      </w:r>
    </w:p>
    <w:p w14:paraId="729B2EE7" w14:textId="77777777" w:rsidR="000A7E31" w:rsidRDefault="00000000">
      <w:pPr>
        <w:pStyle w:val="Bibliography"/>
      </w:pPr>
      <w:r>
        <w:t xml:space="preserve">54. </w:t>
      </w:r>
      <w:r>
        <w:tab/>
        <w:t>Hexaly, Hexaly Optimizer, (2024); https://www.hexaly.com.</w:t>
      </w:r>
    </w:p>
    <w:p w14:paraId="46633B8B" w14:textId="77777777" w:rsidR="000A7E31" w:rsidRDefault="00000000">
      <w:pPr>
        <w:pStyle w:val="Bibliography"/>
      </w:pPr>
      <w:r>
        <w:t xml:space="preserve">55. </w:t>
      </w:r>
      <w:r>
        <w:tab/>
        <w:t>R Core Team, “R: a language and environment for statistical computing” (manual, Vienna, Austria, 2021); https://www.R-project.org/.</w:t>
      </w:r>
    </w:p>
    <w:p w14:paraId="67F0256D" w14:textId="77777777" w:rsidR="000A7E31" w:rsidRDefault="00000000">
      <w:pPr>
        <w:pStyle w:val="Bibliography"/>
      </w:pPr>
      <w:r>
        <w:t xml:space="preserve">56. </w:t>
      </w:r>
      <w:r>
        <w:tab/>
        <w:t>M. Dowle, A. Srinivasan, “data.table: extension of `data.frame`” (manual, 2021); https://CRAN.R-project.org/package=data.table.</w:t>
      </w:r>
    </w:p>
    <w:p w14:paraId="02D8AFF3" w14:textId="77777777" w:rsidR="000A7E31" w:rsidRDefault="00000000">
      <w:pPr>
        <w:pStyle w:val="Bibliography"/>
      </w:pPr>
      <w:r>
        <w:t xml:space="preserve">57. </w:t>
      </w:r>
      <w:r>
        <w:tab/>
        <w:t xml:space="preserve">H. Wickham, Reshaping data with the reshape package. </w:t>
      </w:r>
      <w:r>
        <w:rPr>
          <w:i/>
          <w:iCs/>
        </w:rPr>
        <w:t>J. Stat. Softw.</w:t>
      </w:r>
      <w:r>
        <w:t xml:space="preserve"> </w:t>
      </w:r>
      <w:r>
        <w:rPr>
          <w:b/>
          <w:bCs/>
        </w:rPr>
        <w:t>21</w:t>
      </w:r>
      <w:r>
        <w:t>, 1–20 (2007).</w:t>
      </w:r>
    </w:p>
    <w:p w14:paraId="4DE2BF97" w14:textId="77777777" w:rsidR="000A7E31" w:rsidRDefault="00000000">
      <w:pPr>
        <w:pStyle w:val="Bibliography"/>
      </w:pPr>
      <w:r>
        <w:t xml:space="preserve">58. </w:t>
      </w:r>
      <w:r>
        <w:tab/>
        <w:t>H. Wickham, “stringr: simple, consistent wrappers for common string operations” (manual, 2023); https://CRAN.R-project.org/package=stringr.</w:t>
      </w:r>
    </w:p>
    <w:p w14:paraId="0EDCD42F" w14:textId="77777777" w:rsidR="000A7E31" w:rsidRDefault="00000000">
      <w:pPr>
        <w:pStyle w:val="Bibliography"/>
      </w:pPr>
      <w:r>
        <w:t xml:space="preserve">59. </w:t>
      </w:r>
      <w:r>
        <w:tab/>
        <w:t xml:space="preserve">C. R. Harris, K. J. Millman, S. J. van der Walt, R. Gommers, P. Virtanen, D. Cournapeau, E. Wieser, J. Taylor, S. Berg, N. J. Smith, R. Kern, M. Picus, S. Hoyer, M. H. van Kerkwijk, M. Brett, A. Haldane, J. F. del Río, M. Wiebe, P. Peterson, P. Gérard-Marchant, K. Sheppard, T. Reddy, W. Weckesser, H. Abbasi, C. Gohlke, T. E. Oliphant, Array programming with NumPy. </w:t>
      </w:r>
      <w:r>
        <w:rPr>
          <w:i/>
          <w:iCs/>
        </w:rPr>
        <w:t>Nature</w:t>
      </w:r>
      <w:r>
        <w:t xml:space="preserve"> </w:t>
      </w:r>
      <w:r>
        <w:rPr>
          <w:b/>
          <w:bCs/>
        </w:rPr>
        <w:t>585</w:t>
      </w:r>
      <w:r>
        <w:t>, 357–362 (2020).</w:t>
      </w:r>
    </w:p>
    <w:p w14:paraId="48C4CEC3" w14:textId="77777777" w:rsidR="000A7E31" w:rsidRDefault="00000000">
      <w:pPr>
        <w:pStyle w:val="Bibliography"/>
      </w:pPr>
      <w:r>
        <w:t xml:space="preserve">60. </w:t>
      </w:r>
      <w:r>
        <w:tab/>
        <w:t>The pandas development team., “Pandas” (Zenodo, 2020); https://doi.org/10.5281/zenodo.3509134.</w:t>
      </w:r>
    </w:p>
    <w:p w14:paraId="413CF7D1" w14:textId="77777777" w:rsidR="000A7E31" w:rsidRDefault="00000000">
      <w:pPr>
        <w:pStyle w:val="Bibliography"/>
      </w:pPr>
      <w:r>
        <w:t xml:space="preserve">61. </w:t>
      </w:r>
      <w:r>
        <w:tab/>
        <w:t xml:space="preserve">H. Wickham, </w:t>
      </w:r>
      <w:r>
        <w:rPr>
          <w:i/>
          <w:iCs/>
        </w:rPr>
        <w:t>Ggplot2: Elegant Graphics for Data Analysis</w:t>
      </w:r>
      <w:r>
        <w:t xml:space="preserve"> (Springer-Verlag New York, Switzerland, Second edition., 2016; https://ggplot2.tidyverse.org)</w:t>
      </w:r>
      <w:r>
        <w:rPr>
          <w:i/>
          <w:iCs/>
        </w:rPr>
        <w:t>Use R!</w:t>
      </w:r>
    </w:p>
    <w:p w14:paraId="5AFBD2C2" w14:textId="77777777" w:rsidR="000A7E31" w:rsidRDefault="00000000">
      <w:pPr>
        <w:pStyle w:val="Bibliography"/>
      </w:pPr>
      <w:r>
        <w:t xml:space="preserve">62. </w:t>
      </w:r>
      <w:r>
        <w:tab/>
        <w:t>C. O. Wilke, “cowplot: streamlined plot theme and plot annotations for ‘ggplot2’” (manual, 2020); https://CRAN.R-project.org/package=cowplot.</w:t>
      </w:r>
    </w:p>
    <w:p w14:paraId="09D14169" w14:textId="77777777" w:rsidR="000A7E31" w:rsidRDefault="00000000">
      <w:pPr>
        <w:pStyle w:val="Bibliography"/>
      </w:pPr>
      <w:r>
        <w:t xml:space="preserve">63. </w:t>
      </w:r>
      <w:r>
        <w:tab/>
        <w:t xml:space="preserve">C. Baigent, L. Blackwell, J. Emberson, L. E. Holland, C. Reith, N. Bhala, R. Peto, E. H. Barnes, A. Keech, J. Simes, R. Collins, Efficacy and safety of more intensive lowering of LDL cholesterol : a meta-analysis of data from 170,000 participants in 26 randomized trials. </w:t>
      </w:r>
      <w:r>
        <w:rPr>
          <w:i/>
          <w:iCs/>
        </w:rPr>
        <w:t>Lancet</w:t>
      </w:r>
      <w:r>
        <w:t xml:space="preserve"> </w:t>
      </w:r>
      <w:r>
        <w:rPr>
          <w:b/>
          <w:bCs/>
        </w:rPr>
        <w:t>376</w:t>
      </w:r>
      <w:r>
        <w:t>, 1670–1681 (2010).</w:t>
      </w:r>
    </w:p>
    <w:p w14:paraId="3BC6FFF5" w14:textId="77777777" w:rsidR="000A7E31" w:rsidRDefault="00000000">
      <w:pPr>
        <w:pStyle w:val="Bibliography"/>
      </w:pPr>
      <w:r>
        <w:t xml:space="preserve">64. </w:t>
      </w:r>
      <w:r>
        <w:tab/>
        <w:t xml:space="preserve">A. P. Patel, M. Wang, A. C. Fahed, H. Mason-Suares, D. Brockman, R. Pelletier, S. Amr, K. Machini, M. Hawley, L. Witkowski, C. Koch, A. Philippakis, C. A. Cassa, P. T. Ellinor, S. Kathiresan, K. Ng, M. Lebo, A. V. Khera, Association of rare pathogenic DNA variants for familial hypercholesterolemia, hereditary breast and ovarian cancer syndrome, and lynch syndrome with disease risk in adults according to family history. </w:t>
      </w:r>
      <w:r>
        <w:rPr>
          <w:i/>
          <w:iCs/>
        </w:rPr>
        <w:t>JAMA Netw. Open</w:t>
      </w:r>
      <w:r>
        <w:t xml:space="preserve"> </w:t>
      </w:r>
      <w:r>
        <w:rPr>
          <w:b/>
          <w:bCs/>
        </w:rPr>
        <w:t>3</w:t>
      </w:r>
      <w:r>
        <w:t>, e203959 (2020).</w:t>
      </w:r>
    </w:p>
    <w:p w14:paraId="5C56374A" w14:textId="77777777" w:rsidR="000A7E31" w:rsidRDefault="00000000">
      <w:pPr>
        <w:pStyle w:val="Bibliography"/>
      </w:pPr>
      <w:r>
        <w:t xml:space="preserve">65. </w:t>
      </w:r>
      <w:r>
        <w:tab/>
        <w:t xml:space="preserve">Z. Zhao, S. Du, S. Shen, P. Luo, S. Ding, G. Wang, L. Wang, Comparative efficacy and safety of lipid-lowering agents in patients with hypercholesterolemia. </w:t>
      </w:r>
      <w:r>
        <w:rPr>
          <w:i/>
          <w:iCs/>
        </w:rPr>
        <w:t>Medicine (Baltimore)</w:t>
      </w:r>
      <w:r>
        <w:t xml:space="preserve"> </w:t>
      </w:r>
      <w:r>
        <w:rPr>
          <w:b/>
          <w:bCs/>
        </w:rPr>
        <w:t>98</w:t>
      </w:r>
      <w:r>
        <w:t>, e14400 (2019).</w:t>
      </w:r>
    </w:p>
    <w:p w14:paraId="7293F130" w14:textId="77777777" w:rsidR="000A7E31" w:rsidRDefault="00000000">
      <w:pPr>
        <w:pStyle w:val="Bibliography"/>
      </w:pPr>
      <w:r>
        <w:t xml:space="preserve">66. </w:t>
      </w:r>
      <w:r>
        <w:tab/>
        <w:t xml:space="preserve">L. J. Howe, D. J. Lawson, N. M. Davies, B. S. Pourcain, S. J. Lewis, G. D. Smith, G. Hemani, Genetic evidence for assortative mating on alcohol consumption in the UK biobank. </w:t>
      </w:r>
      <w:r>
        <w:rPr>
          <w:i/>
          <w:iCs/>
        </w:rPr>
        <w:t>Nat. Commun.</w:t>
      </w:r>
      <w:r>
        <w:t xml:space="preserve"> </w:t>
      </w:r>
      <w:r>
        <w:rPr>
          <w:b/>
          <w:bCs/>
        </w:rPr>
        <w:t>10</w:t>
      </w:r>
      <w:r>
        <w:t>, 1–10 (2019).</w:t>
      </w:r>
    </w:p>
    <w:p w14:paraId="3098C070" w14:textId="77777777" w:rsidR="000A7E31" w:rsidRDefault="00000000">
      <w:pPr>
        <w:pStyle w:val="Bibliography"/>
      </w:pPr>
      <w:r>
        <w:t xml:space="preserve">67. </w:t>
      </w:r>
      <w:r>
        <w:tab/>
        <w:t>C. T. Butts, yacca: yet another canonical correlation analysis package, version 1.4-2 (2022); https://cran.r-project.org/web/packages/yacca/index.html.</w:t>
      </w:r>
    </w:p>
    <w:p w14:paraId="6F1B6838" w14:textId="77777777" w:rsidR="000A7E31" w:rsidRDefault="00000000">
      <w:pPr>
        <w:pStyle w:val="Bibliography"/>
      </w:pPr>
      <w:r>
        <w:t xml:space="preserve">68. </w:t>
      </w:r>
      <w:r>
        <w:tab/>
        <w:t xml:space="preserve">S. van Buuren, K. Groothuis-Oudshoorn, Multivariate imputation by chained equations in R. </w:t>
      </w:r>
      <w:r>
        <w:rPr>
          <w:i/>
          <w:iCs/>
        </w:rPr>
        <w:t>J. Stat. Softw.</w:t>
      </w:r>
      <w:r>
        <w:t xml:space="preserve"> </w:t>
      </w:r>
      <w:r>
        <w:rPr>
          <w:b/>
          <w:bCs/>
        </w:rPr>
        <w:lastRenderedPageBreak/>
        <w:t>45</w:t>
      </w:r>
      <w:r>
        <w:t>, 1–67 (2011).</w:t>
      </w:r>
    </w:p>
    <w:p w14:paraId="097A1CE4" w14:textId="77777777" w:rsidR="000A7E31" w:rsidRDefault="00000000">
      <w:pPr>
        <w:pStyle w:val="Bibliography"/>
      </w:pPr>
      <w:r>
        <w:t xml:space="preserve">69. </w:t>
      </w:r>
      <w:r>
        <w:tab/>
        <w:t>S. Wilson, miceRanger: multiple imputation by chained equations with random forests, (2021); https://CRAN.R-project.org/package=miceRanger.</w:t>
      </w:r>
    </w:p>
    <w:p w14:paraId="2CB303B6" w14:textId="77777777" w:rsidR="000A7E31" w:rsidRDefault="00000000">
      <w:pPr>
        <w:pStyle w:val="Bibliography"/>
      </w:pPr>
      <w:r>
        <w:t xml:space="preserve">70. </w:t>
      </w:r>
      <w:r>
        <w:tab/>
        <w:t xml:space="preserve">S.-H. Wang, C.-S. Wu, L.-Y. Hsu, M.-C. Lin, P.-C. Chen, W. K. Thompson, C.-C. Fan, Paternal age and 13 psychiatric disorders in the offspring: a population-based cohort study of 7 million children in taiwan. </w:t>
      </w:r>
      <w:r>
        <w:rPr>
          <w:i/>
          <w:iCs/>
        </w:rPr>
        <w:t>Mol. Psychiatry</w:t>
      </w:r>
      <w:r>
        <w:t xml:space="preserve"> </w:t>
      </w:r>
      <w:r>
        <w:rPr>
          <w:b/>
          <w:bCs/>
        </w:rPr>
        <w:t>27</w:t>
      </w:r>
      <w:r>
        <w:t>, 5244–5254 (2022).</w:t>
      </w:r>
    </w:p>
    <w:p w14:paraId="6AA22F63" w14:textId="77777777" w:rsidR="000A7E31" w:rsidRDefault="00000000">
      <w:pPr>
        <w:pStyle w:val="Bibliography"/>
      </w:pPr>
      <w:r>
        <w:t xml:space="preserve">71. </w:t>
      </w:r>
      <w:r>
        <w:tab/>
        <w:t xml:space="preserve">T. C. Koopmans, M. Beckmann, Assignment problems and the location of economic activities. </w:t>
      </w:r>
      <w:r>
        <w:rPr>
          <w:i/>
          <w:iCs/>
        </w:rPr>
        <w:t>Econometrica</w:t>
      </w:r>
      <w:r>
        <w:t xml:space="preserve"> </w:t>
      </w:r>
      <w:r>
        <w:rPr>
          <w:b/>
          <w:bCs/>
        </w:rPr>
        <w:t>25</w:t>
      </w:r>
      <w:r>
        <w:t>, 53–76 (1957).</w:t>
      </w:r>
    </w:p>
    <w:p w14:paraId="6B00D3BC" w14:textId="77777777" w:rsidR="000A7E31" w:rsidRDefault="00000000">
      <w:pPr>
        <w:pStyle w:val="Bibliography"/>
      </w:pPr>
      <w:r>
        <w:t xml:space="preserve">72. </w:t>
      </w:r>
      <w:r>
        <w:tab/>
        <w:t xml:space="preserve">R. E. Burkard, Quadratic assignment problems. </w:t>
      </w:r>
      <w:r>
        <w:rPr>
          <w:i/>
          <w:iCs/>
        </w:rPr>
        <w:t>Eur. J. Oper. Res.</w:t>
      </w:r>
      <w:r>
        <w:t xml:space="preserve"> </w:t>
      </w:r>
      <w:r>
        <w:rPr>
          <w:b/>
          <w:bCs/>
        </w:rPr>
        <w:t>15</w:t>
      </w:r>
      <w:r>
        <w:t>, 283–289 (1984).</w:t>
      </w:r>
    </w:p>
    <w:p w14:paraId="19C7CD48" w14:textId="77777777" w:rsidR="000A7E31" w:rsidRDefault="00000000">
      <w:r>
        <w:fldChar w:fldCharType="end"/>
      </w:r>
    </w:p>
    <w:p w14:paraId="211B11E8" w14:textId="77777777" w:rsidR="000A7E31" w:rsidRDefault="00000000">
      <w:pPr>
        <w:rPr>
          <w:b/>
          <w:bCs/>
        </w:rPr>
      </w:pPr>
      <w:r>
        <w:br w:type="page" w:clear="all"/>
      </w:r>
    </w:p>
    <w:p w14:paraId="268AC773" w14:textId="77777777" w:rsidR="000A7E31" w:rsidRDefault="00000000">
      <w:pPr>
        <w:pStyle w:val="Heading1"/>
      </w:pPr>
      <w:bookmarkStart w:id="84" w:name="_Toc199338782"/>
      <w:r>
        <w:rPr>
          <w:lang w:val="en-US"/>
        </w:rPr>
        <w:lastRenderedPageBreak/>
        <w:t>Tables</w:t>
      </w:r>
      <w:bookmarkEnd w:id="84"/>
    </w:p>
    <w:tbl>
      <w:tblPr>
        <w:tblStyle w:val="TableGrid"/>
        <w:tblW w:w="0" w:type="auto"/>
        <w:tblLayout w:type="fixed"/>
        <w:tblLook w:val="04A0" w:firstRow="1" w:lastRow="0" w:firstColumn="1" w:lastColumn="0" w:noHBand="0" w:noVBand="1"/>
      </w:tblPr>
      <w:tblGrid>
        <w:gridCol w:w="3030"/>
        <w:gridCol w:w="7050"/>
      </w:tblGrid>
      <w:tr w:rsidR="000A7E31" w14:paraId="42851145" w14:textId="77777777">
        <w:trPr>
          <w:trHeight w:val="230"/>
        </w:trPr>
        <w:tc>
          <w:tcPr>
            <w:tcW w:w="3030" w:type="dxa"/>
            <w:vMerge w:val="restart"/>
          </w:tcPr>
          <w:p w14:paraId="35125C46" w14:textId="77777777" w:rsidR="000A7E31" w:rsidRDefault="00000000">
            <w:pPr>
              <w:rPr>
                <w:b/>
                <w:bCs/>
                <w:i/>
                <w:sz w:val="20"/>
                <w:szCs w:val="20"/>
              </w:rPr>
            </w:pPr>
            <w:r>
              <w:rPr>
                <w:b/>
                <w:bCs/>
                <w:i/>
                <w:iCs/>
                <w:sz w:val="20"/>
                <w:szCs w:val="20"/>
              </w:rPr>
              <w:t>Feature</w:t>
            </w:r>
          </w:p>
        </w:tc>
        <w:tc>
          <w:tcPr>
            <w:tcW w:w="7050" w:type="dxa"/>
            <w:vMerge w:val="restart"/>
          </w:tcPr>
          <w:p w14:paraId="1C6AA693" w14:textId="77777777" w:rsidR="000A7E31" w:rsidRDefault="00000000">
            <w:pPr>
              <w:rPr>
                <w:b/>
                <w:bCs/>
                <w:i/>
                <w:sz w:val="20"/>
                <w:szCs w:val="20"/>
              </w:rPr>
            </w:pPr>
            <w:r>
              <w:rPr>
                <w:b/>
                <w:bCs/>
                <w:i/>
                <w:iCs/>
                <w:sz w:val="20"/>
                <w:szCs w:val="20"/>
              </w:rPr>
              <w:t>Approach</w:t>
            </w:r>
          </w:p>
        </w:tc>
      </w:tr>
      <w:tr w:rsidR="000A7E31" w14:paraId="608C46B4" w14:textId="77777777">
        <w:tc>
          <w:tcPr>
            <w:tcW w:w="3030" w:type="dxa"/>
          </w:tcPr>
          <w:p w14:paraId="05F462EE" w14:textId="77777777" w:rsidR="000A7E31" w:rsidRDefault="00000000">
            <w:pPr>
              <w:rPr>
                <w:sz w:val="20"/>
                <w:szCs w:val="20"/>
              </w:rPr>
            </w:pPr>
            <w:r>
              <w:rPr>
                <w:sz w:val="20"/>
                <w:szCs w:val="20"/>
              </w:rPr>
              <w:t>Flexible mating regimes</w:t>
            </w:r>
          </w:p>
        </w:tc>
        <w:tc>
          <w:tcPr>
            <w:tcW w:w="7050" w:type="dxa"/>
          </w:tcPr>
          <w:p w14:paraId="0B83F64B" w14:textId="77777777" w:rsidR="000A7E31" w:rsidRDefault="00000000">
            <w:pPr>
              <w:rPr>
                <w:sz w:val="20"/>
                <w:szCs w:val="20"/>
              </w:rPr>
            </w:pPr>
            <w:r>
              <w:rPr>
                <w:sz w:val="20"/>
                <w:szCs w:val="20"/>
              </w:rPr>
              <w:t xml:space="preserve">Users may specify arbitrary target cross-mate cross-trait correlation structures across multiple phenotypes or phenotype components (e.g. additive-genetic or individual- / family-specific environmental factors); extensible via simulation state → mate pairing map abstraction </w:t>
            </w:r>
          </w:p>
        </w:tc>
      </w:tr>
      <w:tr w:rsidR="000A7E31" w14:paraId="2CF309DE" w14:textId="77777777">
        <w:tc>
          <w:tcPr>
            <w:tcW w:w="3030" w:type="dxa"/>
          </w:tcPr>
          <w:p w14:paraId="00814EB9" w14:textId="77777777" w:rsidR="000A7E31" w:rsidRDefault="00000000">
            <w:pPr>
              <w:rPr>
                <w:sz w:val="20"/>
                <w:szCs w:val="20"/>
              </w:rPr>
            </w:pPr>
            <w:r>
              <w:rPr>
                <w:sz w:val="20"/>
                <w:szCs w:val="20"/>
              </w:rPr>
              <w:t xml:space="preserve">Vertical transmission / </w:t>
            </w:r>
          </w:p>
          <w:p w14:paraId="7BB5AED3" w14:textId="77777777" w:rsidR="000A7E31" w:rsidRDefault="00000000">
            <w:pPr>
              <w:rPr>
                <w:sz w:val="20"/>
                <w:szCs w:val="20"/>
              </w:rPr>
            </w:pPr>
            <w:r>
              <w:rPr>
                <w:sz w:val="20"/>
                <w:szCs w:val="20"/>
              </w:rPr>
              <w:t>direct and indirect effects</w:t>
            </w:r>
          </w:p>
        </w:tc>
        <w:tc>
          <w:tcPr>
            <w:tcW w:w="7050" w:type="dxa"/>
          </w:tcPr>
          <w:p w14:paraId="0400C786" w14:textId="77777777" w:rsidR="000A7E31" w:rsidRDefault="00000000">
            <w:pPr>
              <w:rPr>
                <w:sz w:val="20"/>
                <w:szCs w:val="20"/>
              </w:rPr>
            </w:pPr>
            <w:r>
              <w:rPr>
                <w:sz w:val="20"/>
                <w:szCs w:val="20"/>
              </w:rPr>
              <w:t>Users may specify arbitrary causal relationships between phenotype components within and across generations; extensible via architectural component template class</w:t>
            </w:r>
          </w:p>
        </w:tc>
      </w:tr>
      <w:tr w:rsidR="000A7E31" w14:paraId="2EE5023E" w14:textId="77777777">
        <w:tc>
          <w:tcPr>
            <w:tcW w:w="3030" w:type="dxa"/>
          </w:tcPr>
          <w:p w14:paraId="02CE473E" w14:textId="77777777" w:rsidR="000A7E31" w:rsidRDefault="00000000">
            <w:pPr>
              <w:rPr>
                <w:sz w:val="20"/>
                <w:szCs w:val="20"/>
              </w:rPr>
            </w:pPr>
            <w:r>
              <w:rPr>
                <w:sz w:val="20"/>
                <w:szCs w:val="20"/>
              </w:rPr>
              <w:t>Additive genetic architectures</w:t>
            </w:r>
          </w:p>
        </w:tc>
        <w:tc>
          <w:tcPr>
            <w:tcW w:w="7050" w:type="dxa"/>
          </w:tcPr>
          <w:p w14:paraId="3E8FD4D7" w14:textId="77777777" w:rsidR="000A7E31" w:rsidRDefault="00000000">
            <w:pPr>
              <w:rPr>
                <w:sz w:val="20"/>
                <w:szCs w:val="20"/>
              </w:rPr>
            </w:pPr>
            <w:r>
              <w:rPr>
                <w:sz w:val="20"/>
                <w:szCs w:val="20"/>
              </w:rPr>
              <w:t>Users may specify parametric infinitesimal and non-infinitesimal multivariate additive architectures or manually specify per-locus effects; extensible via additive-genetic architectural component template class</w:t>
            </w:r>
          </w:p>
        </w:tc>
      </w:tr>
      <w:tr w:rsidR="000A7E31" w14:paraId="034C5070" w14:textId="77777777">
        <w:tc>
          <w:tcPr>
            <w:tcW w:w="3030" w:type="dxa"/>
          </w:tcPr>
          <w:p w14:paraId="2293CF9B" w14:textId="77777777" w:rsidR="000A7E31" w:rsidRDefault="00000000">
            <w:pPr>
              <w:rPr>
                <w:sz w:val="20"/>
                <w:szCs w:val="20"/>
              </w:rPr>
            </w:pPr>
            <w:r>
              <w:rPr>
                <w:sz w:val="20"/>
                <w:szCs w:val="20"/>
              </w:rPr>
              <w:t>Non-additive genetic architectures</w:t>
            </w:r>
          </w:p>
        </w:tc>
        <w:tc>
          <w:tcPr>
            <w:tcW w:w="7050" w:type="dxa"/>
          </w:tcPr>
          <w:p w14:paraId="1B9020F0" w14:textId="77777777" w:rsidR="000A7E31" w:rsidRDefault="00000000">
            <w:pPr>
              <w:rPr>
                <w:sz w:val="20"/>
                <w:szCs w:val="20"/>
              </w:rPr>
            </w:pPr>
            <w:r>
              <w:rPr>
                <w:sz w:val="20"/>
                <w:szCs w:val="20"/>
              </w:rPr>
              <w:t>Users may specify quantitative gene-by-phenotype component (i.e. true polygenic index by component) interactions, including gene-by-gene or gene-by-environment effects; extensible via architectural component template class</w:t>
            </w:r>
          </w:p>
        </w:tc>
      </w:tr>
      <w:tr w:rsidR="000A7E31" w14:paraId="0111B78A" w14:textId="77777777">
        <w:tc>
          <w:tcPr>
            <w:tcW w:w="3030" w:type="dxa"/>
          </w:tcPr>
          <w:p w14:paraId="21B68379" w14:textId="77777777" w:rsidR="000A7E31" w:rsidRDefault="00000000">
            <w:pPr>
              <w:rPr>
                <w:sz w:val="20"/>
                <w:szCs w:val="20"/>
              </w:rPr>
            </w:pPr>
            <w:r>
              <w:rPr>
                <w:sz w:val="20"/>
                <w:szCs w:val="20"/>
              </w:rPr>
              <w:t>Variable population size</w:t>
            </w:r>
          </w:p>
        </w:tc>
        <w:tc>
          <w:tcPr>
            <w:tcW w:w="7050" w:type="dxa"/>
          </w:tcPr>
          <w:p w14:paraId="71DE87EE" w14:textId="77777777" w:rsidR="000A7E31" w:rsidRDefault="00000000">
            <w:pPr>
              <w:rPr>
                <w:sz w:val="20"/>
                <w:szCs w:val="20"/>
              </w:rPr>
            </w:pPr>
            <w:r>
              <w:rPr>
                <w:sz w:val="20"/>
                <w:szCs w:val="20"/>
              </w:rPr>
              <w:t>Arbitrary distributions of numbers of mates- / numbers of offspring-per-individual; extensible via simulation state → realized matings abstraction</w:t>
            </w:r>
          </w:p>
        </w:tc>
      </w:tr>
      <w:tr w:rsidR="000A7E31" w14:paraId="3704787E" w14:textId="77777777">
        <w:tc>
          <w:tcPr>
            <w:tcW w:w="3030" w:type="dxa"/>
          </w:tcPr>
          <w:p w14:paraId="1FBAE933" w14:textId="77777777" w:rsidR="000A7E31" w:rsidRDefault="00000000">
            <w:pPr>
              <w:rPr>
                <w:sz w:val="20"/>
                <w:szCs w:val="20"/>
              </w:rPr>
            </w:pPr>
            <w:r>
              <w:rPr>
                <w:sz w:val="20"/>
                <w:szCs w:val="20"/>
              </w:rPr>
              <w:t>Realistic genotype data</w:t>
            </w:r>
          </w:p>
        </w:tc>
        <w:tc>
          <w:tcPr>
            <w:tcW w:w="7050" w:type="dxa"/>
          </w:tcPr>
          <w:p w14:paraId="6091089E" w14:textId="77777777" w:rsidR="000A7E31" w:rsidRDefault="00000000">
            <w:pPr>
              <w:rPr>
                <w:sz w:val="20"/>
                <w:szCs w:val="20"/>
              </w:rPr>
            </w:pPr>
            <w:r>
              <w:rPr>
                <w:sz w:val="20"/>
                <w:szCs w:val="20"/>
              </w:rPr>
              <w:t xml:space="preserve">Users may use seed simulations with real haplotype data or generate fully synthetic data and select between simple and map-based recombination schemes; </w:t>
            </w:r>
            <w:r>
              <w:rPr>
                <w:i/>
                <w:iCs/>
                <w:sz w:val="20"/>
                <w:szCs w:val="20"/>
              </w:rPr>
              <w:t>xftsim</w:t>
            </w:r>
            <w:r>
              <w:rPr>
                <w:sz w:val="20"/>
                <w:szCs w:val="20"/>
              </w:rPr>
              <w:t xml:space="preserve"> provides utilities for reading and writing to plink binary and variant call format files</w:t>
            </w:r>
          </w:p>
        </w:tc>
      </w:tr>
      <w:tr w:rsidR="000A7E31" w14:paraId="0612B8AD" w14:textId="77777777">
        <w:tc>
          <w:tcPr>
            <w:tcW w:w="3030" w:type="dxa"/>
          </w:tcPr>
          <w:p w14:paraId="418F48E6" w14:textId="77777777" w:rsidR="000A7E31" w:rsidRDefault="00000000">
            <w:pPr>
              <w:rPr>
                <w:sz w:val="20"/>
                <w:szCs w:val="20"/>
              </w:rPr>
            </w:pPr>
            <w:r>
              <w:rPr>
                <w:sz w:val="20"/>
                <w:szCs w:val="20"/>
              </w:rPr>
              <w:t xml:space="preserve">Population statistics / </w:t>
            </w:r>
          </w:p>
          <w:p w14:paraId="30EC7234" w14:textId="77777777" w:rsidR="000A7E31" w:rsidRDefault="00000000">
            <w:pPr>
              <w:rPr>
                <w:sz w:val="20"/>
                <w:szCs w:val="20"/>
              </w:rPr>
            </w:pPr>
            <w:r>
              <w:rPr>
                <w:sz w:val="20"/>
                <w:szCs w:val="20"/>
              </w:rPr>
              <w:t>statistical estimators</w:t>
            </w:r>
          </w:p>
        </w:tc>
        <w:tc>
          <w:tcPr>
            <w:tcW w:w="7050" w:type="dxa"/>
          </w:tcPr>
          <w:p w14:paraId="79E5F5C6" w14:textId="77777777" w:rsidR="000A7E31" w:rsidRDefault="00000000">
            <w:pPr>
              <w:rPr>
                <w:sz w:val="20"/>
                <w:szCs w:val="20"/>
              </w:rPr>
            </w:pPr>
            <w:r>
              <w:rPr>
                <w:i/>
                <w:iCs/>
                <w:sz w:val="20"/>
                <w:szCs w:val="20"/>
              </w:rPr>
              <w:t>xftsim</w:t>
            </w:r>
            <w:r>
              <w:rPr>
                <w:sz w:val="20"/>
                <w:szCs w:val="20"/>
              </w:rPr>
              <w:t xml:space="preserve"> includes functions for computing population statistics (e.g. true heritabilities, phenotypic / genetic correlations, cross-mate correlations, </w:t>
            </w:r>
            <w:r>
              <w:rPr>
                <w:i/>
                <w:iCs/>
                <w:sz w:val="20"/>
                <w:szCs w:val="20"/>
              </w:rPr>
              <w:t>et cetera</w:t>
            </w:r>
            <w:r>
              <w:rPr>
                <w:sz w:val="20"/>
                <w:szCs w:val="20"/>
              </w:rPr>
              <w:t>) and efficient implementations of widely-used statistical procedures, including GWAS, genetic (co)variance component estimation, and cross-validated polygenic index estimation; extensible via estimator template class</w:t>
            </w:r>
          </w:p>
        </w:tc>
      </w:tr>
      <w:tr w:rsidR="000A7E31" w14:paraId="4101D662" w14:textId="77777777">
        <w:tc>
          <w:tcPr>
            <w:tcW w:w="3030" w:type="dxa"/>
          </w:tcPr>
          <w:p w14:paraId="17436F2F" w14:textId="77777777" w:rsidR="000A7E31" w:rsidRDefault="00000000">
            <w:pPr>
              <w:rPr>
                <w:sz w:val="20"/>
                <w:szCs w:val="20"/>
              </w:rPr>
            </w:pPr>
            <w:r>
              <w:rPr>
                <w:sz w:val="20"/>
                <w:szCs w:val="20"/>
              </w:rPr>
              <w:t>Sample ascertainment</w:t>
            </w:r>
          </w:p>
        </w:tc>
        <w:tc>
          <w:tcPr>
            <w:tcW w:w="7050" w:type="dxa"/>
          </w:tcPr>
          <w:p w14:paraId="110D299B" w14:textId="77777777" w:rsidR="000A7E31" w:rsidRDefault="00000000">
            <w:pPr>
              <w:rPr>
                <w:i/>
                <w:iCs/>
                <w:sz w:val="20"/>
                <w:szCs w:val="20"/>
              </w:rPr>
            </w:pPr>
            <w:r>
              <w:rPr>
                <w:i/>
                <w:iCs/>
                <w:sz w:val="20"/>
                <w:szCs w:val="20"/>
              </w:rPr>
              <w:t>xftsim</w:t>
            </w:r>
            <w:r>
              <w:rPr>
                <w:sz w:val="20"/>
                <w:szCs w:val="20"/>
              </w:rPr>
              <w:t xml:space="preserve"> enables users to specify arbitrary ascertainment regimes at the level of individuals or families for each estimator</w:t>
            </w:r>
          </w:p>
        </w:tc>
      </w:tr>
    </w:tbl>
    <w:p w14:paraId="7E8A347B" w14:textId="77777777" w:rsidR="000A7E31" w:rsidRDefault="00000000">
      <w:pPr>
        <w:pStyle w:val="Caption"/>
        <w:rPr>
          <w:i w:val="0"/>
          <w:iCs w:val="0"/>
        </w:rPr>
      </w:pPr>
      <w:bookmarkStart w:id="85" w:name="_Ref169275809"/>
      <w:r>
        <w:rPr>
          <w:b/>
          <w:bCs/>
        </w:rPr>
        <w:t xml:space="preserve">Table </w:t>
      </w:r>
      <w:r>
        <w:rPr>
          <w:b/>
          <w:bCs/>
        </w:rPr>
        <w:fldChar w:fldCharType="begin"/>
      </w:r>
      <w:r>
        <w:rPr>
          <w:b/>
          <w:bCs/>
        </w:rPr>
        <w:instrText xml:space="preserve"> SEQ Table \* ARABIC </w:instrText>
      </w:r>
      <w:r>
        <w:rPr>
          <w:b/>
          <w:bCs/>
        </w:rPr>
        <w:fldChar w:fldCharType="separate"/>
      </w:r>
      <w:r>
        <w:rPr>
          <w:b/>
          <w:bCs/>
        </w:rPr>
        <w:t>1</w:t>
      </w:r>
      <w:r>
        <w:rPr>
          <w:b/>
          <w:bCs/>
        </w:rPr>
        <w:fldChar w:fldCharType="end"/>
      </w:r>
      <w:bookmarkEnd w:id="85"/>
      <w:r>
        <w:rPr>
          <w:b/>
          <w:bCs/>
        </w:rPr>
        <w:t>.</w:t>
      </w:r>
      <w:r>
        <w:t xml:space="preserve"> Overview of </w:t>
      </w:r>
      <w:r>
        <w:rPr>
          <w:i w:val="0"/>
          <w:iCs w:val="0"/>
        </w:rPr>
        <w:t>xftsim</w:t>
      </w:r>
      <w:r>
        <w:t xml:space="preserve"> library capabilities. Complete documentation is available online </w:t>
      </w:r>
      <w:r>
        <w:fldChar w:fldCharType="begin"/>
      </w:r>
      <w:r>
        <w:instrText xml:space="preserve"> ADDIN ZOTERO_ITEM CSL_CITATION {"citationID":"ELRwCkxN","properties":{"formattedCitation":"({\\i{}27})","plainCitation":"(27)","noteIndex":0},"citationItems":[{"id":4548,"uris":["http://zotero.org/users/2951540/items/NMI36K8S","http://zotero.org/users/2951540/items/WJVH5I5W"],"itemData":{"id":4548,"type":"software","abstract":"Release accompanying preprint","note":"DOI: 10.5281/zenodo.15537315","publisher":"Zenodo","source":"Zenodo","title":"xftsim: eXtensible Forward Time SIMulator v0.2.0","title-short":"xftsim","URL":"https://zenodo.org/records/15537315","author":[{"family":"Border","given":"Richard"}],"accessed":{"date-parts":[["2025",5,28]]},"issued":{"date-parts":[["2025",5,28]]}}}],"schema":"https://github.com/citation-style-language/schema/raw/master/csl-citation.json"} </w:instrText>
      </w:r>
      <w:r>
        <w:fldChar w:fldCharType="separate"/>
      </w:r>
      <w:r>
        <w:t>(</w:t>
      </w:r>
      <w:r>
        <w:rPr>
          <w:i w:val="0"/>
          <w:iCs w:val="0"/>
        </w:rPr>
        <w:t>27</w:t>
      </w:r>
      <w:r>
        <w:t>)</w:t>
      </w:r>
      <w:r>
        <w:fldChar w:fldCharType="end"/>
      </w:r>
      <w:r>
        <w:t>.</w:t>
      </w:r>
    </w:p>
    <w:p w14:paraId="170C4C72" w14:textId="77777777" w:rsidR="000A7E31" w:rsidRDefault="00000000">
      <w:r>
        <w:br/>
      </w:r>
    </w:p>
    <w:p w14:paraId="4DDD6B55" w14:textId="77777777" w:rsidR="000A7E31" w:rsidRDefault="00000000">
      <w:r>
        <w:br w:type="page" w:clear="all"/>
      </w:r>
    </w:p>
    <w:p w14:paraId="426B8561" w14:textId="77777777" w:rsidR="000A7E31" w:rsidRDefault="00000000">
      <w:pPr>
        <w:pStyle w:val="Heading1"/>
      </w:pPr>
      <w:bookmarkStart w:id="86" w:name="_Toc199338783"/>
      <w:r>
        <w:rPr>
          <w:lang w:val="en-US"/>
        </w:rPr>
        <w:lastRenderedPageBreak/>
        <w:t>Figures</w:t>
      </w:r>
      <w:bookmarkEnd w:id="86"/>
    </w:p>
    <w:p w14:paraId="31E8AA7D" w14:textId="77777777" w:rsidR="000A7E31" w:rsidRDefault="00000000">
      <w:pPr>
        <w:jc w:val="center"/>
      </w:pPr>
      <w:r>
        <w:rPr>
          <w:noProof/>
        </w:rPr>
        <mc:AlternateContent>
          <mc:Choice Requires="wpg">
            <w:drawing>
              <wp:inline distT="0" distB="0" distL="0" distR="0" wp14:anchorId="01BB75D4" wp14:editId="0FA3F4A0">
                <wp:extent cx="5743696" cy="45129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58030" name=""/>
                        <pic:cNvPicPr>
                          <a:picLocks noChangeAspect="1"/>
                        </pic:cNvPicPr>
                      </pic:nvPicPr>
                      <pic:blipFill>
                        <a:blip r:embed="rId12"/>
                        <a:stretch/>
                      </pic:blipFill>
                      <pic:spPr bwMode="auto">
                        <a:xfrm>
                          <a:off x="0" y="0"/>
                          <a:ext cx="5743695" cy="4512903"/>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2.26pt;height:355.35pt;mso-wrap-distance-left:0.00pt;mso-wrap-distance-top:0.00pt;mso-wrap-distance-right:0.00pt;mso-wrap-distance-bottom:0.00pt;z-index:1;" stroked="false">
                <v:imagedata r:id="rId15" o:title=""/>
                <o:lock v:ext="edit" rotation="t"/>
              </v:shape>
            </w:pict>
          </mc:Fallback>
        </mc:AlternateContent>
      </w:r>
    </w:p>
    <w:p w14:paraId="45E1457E" w14:textId="77777777" w:rsidR="000A7E31" w:rsidRDefault="00000000">
      <w:pPr>
        <w:pStyle w:val="Caption"/>
        <w:rPr>
          <w:lang w:val="en-US"/>
        </w:rPr>
        <w:sectPr w:rsidR="000A7E31">
          <w:pgSz w:w="12240" w:h="15840"/>
          <w:pgMar w:top="1440" w:right="1080" w:bottom="1440" w:left="1080" w:header="709" w:footer="709" w:gutter="0"/>
          <w:pgNumType w:start="1"/>
          <w:cols w:space="720"/>
        </w:sectPr>
      </w:pPr>
      <w:bookmarkStart w:id="87" w:name="_Ref164676801"/>
      <w:r>
        <w:rPr>
          <w:b/>
          <w:bCs/>
        </w:rPr>
        <w:t xml:space="preserve">Figure </w:t>
      </w:r>
      <w:r>
        <w:rPr>
          <w:b/>
          <w:bCs/>
        </w:rPr>
        <w:fldChar w:fldCharType="begin"/>
      </w:r>
      <w:r>
        <w:rPr>
          <w:b/>
          <w:bCs/>
        </w:rPr>
        <w:instrText xml:space="preserve"> SEQ Figure \* ARABIC </w:instrText>
      </w:r>
      <w:r>
        <w:rPr>
          <w:b/>
          <w:bCs/>
        </w:rPr>
        <w:fldChar w:fldCharType="separate"/>
      </w:r>
      <w:r>
        <w:rPr>
          <w:b/>
          <w:bCs/>
        </w:rPr>
        <w:t>1</w:t>
      </w:r>
      <w:r>
        <w:rPr>
          <w:b/>
          <w:bCs/>
        </w:rPr>
        <w:fldChar w:fldCharType="end"/>
      </w:r>
      <w:bookmarkEnd w:id="87"/>
      <w:r>
        <w:rPr>
          <w:b/>
          <w:bCs/>
        </w:rPr>
        <w:t>.</w:t>
      </w:r>
      <w:r>
        <w:t xml:space="preserve"> </w:t>
      </w:r>
      <w:r>
        <w:rPr>
          <w:b/>
          <w:bCs/>
        </w:rPr>
        <w:t>(a)</w:t>
      </w:r>
      <w:r>
        <w:t xml:space="preserve"> Dimensionality of cross-mate correlations across 34 UK Biobank phenotypes. Scree plot illustrating the sex-averaged canonical redundancy for each canonical vector relative to the total variance accounted for by all vectors. Eight (resp. fourteen) dimensions were required to explain 90% (resp. 95%) of shared variance across mates (purple [resp. orange] dotted lines). </w:t>
      </w:r>
      <w:r>
        <w:rPr>
          <w:b/>
          <w:bCs/>
        </w:rPr>
        <w:t>(b)</w:t>
      </w:r>
      <w:r>
        <w:t xml:space="preserve"> Dimensionality of cross-mate correlations across 11 Taiwan NHIRD phenotypes. Seven (resp. eight) dimensions were required to explain 90% (resp. 95%) of shared variance across mates (purple [resp. orange] dotted lines). </w:t>
      </w:r>
      <w:r>
        <w:rPr>
          <w:b/>
          <w:bCs/>
        </w:rPr>
        <w:t>(c)</w:t>
      </w:r>
      <w:r>
        <w:t xml:space="preserve"> True and estimated heritability over 0 to 5 generations of bivariate versus 5-variate xAM for simulated phenotypes with a true panmictic heritability (</w:t>
      </w:r>
      <m:oMath>
        <m:sSubSup>
          <m:sSubSupPr>
            <m:ctrlPr>
              <w:rPr>
                <w:rFonts w:ascii="Cambria Math" w:hAnsi="Cambria Math"/>
              </w:rPr>
            </m:ctrlPr>
          </m:sSubSupPr>
          <m:e>
            <m:r>
              <w:rPr>
                <w:rFonts w:ascii="Cambria Math" w:hAnsi="Cambria Math"/>
              </w:rPr>
              <m:t>h</m:t>
            </m:r>
          </m:e>
          <m:sub>
            <m:r>
              <w:rPr>
                <w:rFonts w:ascii="Cambria Math" w:hAnsi="Cambria Math"/>
              </w:rPr>
              <m:t>0</m:t>
            </m:r>
          </m:sub>
          <m:sup>
            <m:r>
              <w:rPr>
                <w:rFonts w:ascii="Cambria Math" w:hAnsi="Cambria Math"/>
              </w:rPr>
              <m:t>2</m:t>
            </m:r>
          </m:sup>
        </m:sSubSup>
      </m:oMath>
      <w:r>
        <w:t>) of 0.5, zero pleiotropy, and exchangeable cross-mate correlations of 0.2. As has been previously demonstrated, bivariate xAM increases the true generation-t heritability (</w:t>
      </w:r>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2</m:t>
            </m:r>
          </m:sup>
        </m:sSubSup>
      </m:oMath>
      <w:r>
        <w:t>), which is in turn overestimated by linear mixed model-based method-of-moments estimators such as Haseman-Elston and LD-score regression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HE</m:t>
            </m:r>
          </m:sub>
          <m:sup>
            <m:r>
              <w:rPr>
                <w:rFonts w:ascii="Cambria Math" w:hAnsi="Cambria Math"/>
              </w:rPr>
              <m:t>2</m:t>
            </m:r>
          </m:sup>
        </m:sSubSup>
      </m:oMath>
      <w:r>
        <w:t xml:space="preserve">). However, relative to bivariate xAM, 5-variate xAM has a modestly larger effect on </w:t>
      </w:r>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2</m:t>
            </m:r>
          </m:sup>
        </m:sSubSup>
      </m:oMath>
      <w:r>
        <w:t xml:space="preserve"> but a substantially larger effect on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HE</m:t>
            </m:r>
          </m:sub>
          <m:sup>
            <m:r>
              <w:rPr>
                <w:rFonts w:ascii="Cambria Math" w:hAnsi="Cambria Math"/>
              </w:rPr>
              <m:t>2</m:t>
            </m:r>
          </m:sup>
        </m:sSubSup>
      </m:oMath>
      <w:r>
        <w:t xml:space="preserve">. </w:t>
      </w:r>
      <w:r>
        <w:rPr>
          <w:b/>
          <w:bCs/>
        </w:rPr>
        <w:t>(d)</w:t>
      </w:r>
      <w:r>
        <w:t xml:space="preserve"> In the same simulation context, bivariate xAM increases the true correlation between polygenic scores (</w:t>
      </w:r>
      <m:oMath>
        <m:sSub>
          <m:sSubPr>
            <m:ctrlPr>
              <w:rPr>
                <w:rFonts w:ascii="Cambria Math" w:hAnsi="Cambria Math"/>
              </w:rPr>
            </m:ctrlPr>
          </m:sSubPr>
          <m:e>
            <m:r>
              <w:rPr>
                <w:rFonts w:ascii="Cambria Math" w:hAnsi="Cambria Math"/>
              </w:rPr>
              <m:t>r</m:t>
            </m:r>
          </m:e>
          <m:sub>
            <m:r>
              <w:rPr>
                <w:rFonts w:ascii="Cambria Math" w:hAnsi="Cambria Math"/>
              </w:rPr>
              <m:t>score</m:t>
            </m:r>
          </m:sub>
        </m:sSub>
      </m:oMath>
      <w:r>
        <w:t>) and induces further upward bias in the corresponding method-of-moment estimate (</w:t>
      </w:r>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HE</m:t>
            </m:r>
          </m:sub>
        </m:sSub>
      </m:oMath>
      <w:r>
        <w:t>), even when the true correlation between genetic effects (</w:t>
      </w:r>
      <m:oMath>
        <m:sSub>
          <m:sSubPr>
            <m:ctrlPr>
              <w:rPr>
                <w:rFonts w:ascii="Cambria Math" w:hAnsi="Cambria Math"/>
              </w:rPr>
            </m:ctrlPr>
          </m:sSubPr>
          <m:e>
            <m:r>
              <w:rPr>
                <w:rFonts w:ascii="Cambria Math" w:hAnsi="Cambria Math"/>
              </w:rPr>
              <m:t>r</m:t>
            </m:r>
          </m:e>
          <m:sub>
            <m:r>
              <w:rPr>
                <w:rFonts w:ascii="Cambria Math" w:hAnsi="Cambria Math"/>
              </w:rPr>
              <m:t>β</m:t>
            </m:r>
          </m:sub>
        </m:sSub>
      </m:oMath>
      <w:r>
        <w:t xml:space="preserve">) is zero. As with heritability, 5-variate xAM has a modestly stronger effect on </w:t>
      </w:r>
      <m:oMath>
        <m:sSub>
          <m:sSubPr>
            <m:ctrlPr>
              <w:rPr>
                <w:rFonts w:ascii="Cambria Math" w:hAnsi="Cambria Math"/>
              </w:rPr>
            </m:ctrlPr>
          </m:sSubPr>
          <m:e>
            <m:r>
              <w:rPr>
                <w:rFonts w:ascii="Cambria Math" w:hAnsi="Cambria Math"/>
              </w:rPr>
              <m:t>r</m:t>
            </m:r>
          </m:e>
          <m:sub>
            <m:r>
              <w:rPr>
                <w:rFonts w:ascii="Cambria Math" w:hAnsi="Cambria Math"/>
              </w:rPr>
              <m:t>score</m:t>
            </m:r>
          </m:sub>
        </m:sSub>
      </m:oMath>
      <w:r>
        <w:t xml:space="preserve">, the correlation between additive genetic factors, and induces substantially more severe upward bias in </w:t>
      </w:r>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HE</m:t>
            </m:r>
          </m:sub>
        </m:sSub>
      </m:oMath>
      <w:r>
        <w:t xml:space="preserve">. </w:t>
      </w:r>
      <w:r>
        <w:rPr>
          <w:b/>
          <w:bCs/>
        </w:rPr>
        <w:t>(e)</w:t>
      </w:r>
      <w:r>
        <w:t xml:space="preserve"> Ratio of empirical to expected type-I error rates for GWAS test statistics at Bonferroni significance across 0 </w:t>
      </w:r>
      <w:r>
        <w:rPr>
          <w:lang w:val="en-US"/>
        </w:rPr>
        <w:t>to</w:t>
      </w:r>
      <w:r>
        <w:t xml:space="preserve"> 5 generations of bivariate versus 5-variate xAM for simulated phenotypes. Panels correspond to the ratio of sample size to the number of causal variants-per-trait, with power increasing from top to bottom. </w:t>
      </w:r>
      <w:r>
        <w:rPr>
          <w:b/>
          <w:bCs/>
        </w:rPr>
        <w:t>(</w:t>
      </w:r>
      <w:r>
        <w:rPr>
          <w:b/>
          <w:bCs/>
          <w:lang w:val="en-US"/>
        </w:rPr>
        <w:t>f</w:t>
      </w:r>
      <w:r>
        <w:rPr>
          <w:b/>
          <w:bCs/>
        </w:rPr>
        <w:t>)</w:t>
      </w:r>
      <w:r>
        <w:t xml:space="preserve"> </w:t>
      </w:r>
      <w:r>
        <w:rPr>
          <w:lang w:val="en-US"/>
        </w:rPr>
        <w:t>Expected number of new on-target and off-target genome-wide significant associations per sample size increment after five generations of xAM. We consider a GWAS of a single trait under xAM with one or four other phenotypes, each with 4,000 distinct causal variants. Each phenotype has a heritability of 0.5 and cross-mate cross-trait correlations are all set to 0.2. “On (resp. off) target” hits refer to genome-wide significant associations at causal variants for the focal (resp. any of the other) traits. Each bar reflects the additional expected associations for specific increments to the GWAS sample size.</w:t>
      </w:r>
    </w:p>
    <w:p w14:paraId="6E33C292" w14:textId="77777777" w:rsidR="000A7E31" w:rsidRDefault="00000000">
      <w:pPr>
        <w:rPr>
          <w:b/>
          <w:bCs/>
        </w:rPr>
      </w:pPr>
      <w:r>
        <w:rPr>
          <w:noProof/>
        </w:rPr>
        <w:lastRenderedPageBreak/>
        <mc:AlternateContent>
          <mc:Choice Requires="wpg">
            <w:drawing>
              <wp:inline distT="0" distB="0" distL="0" distR="0" wp14:anchorId="1FEC50DB" wp14:editId="47E6AAEA">
                <wp:extent cx="8040075" cy="48473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64607" name="Picture 1"/>
                        <pic:cNvPicPr>
                          <a:picLocks noChangeAspect="1"/>
                        </pic:cNvPicPr>
                      </pic:nvPicPr>
                      <pic:blipFill>
                        <a:blip r:embed="rId16"/>
                        <a:stretch/>
                      </pic:blipFill>
                      <pic:spPr bwMode="auto">
                        <a:xfrm>
                          <a:off x="0" y="0"/>
                          <a:ext cx="8040074" cy="484739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633.08pt;height:381.68pt;mso-wrap-distance-left:0.00pt;mso-wrap-distance-top:0.00pt;mso-wrap-distance-right:0.00pt;mso-wrap-distance-bottom:0.00pt;z-index:1;" stroked="false">
                <v:imagedata r:id="rId17" o:title=""/>
                <o:lock v:ext="edit" rotation="t"/>
              </v:shape>
            </w:pict>
          </mc:Fallback>
        </mc:AlternateContent>
      </w:r>
      <w:bookmarkStart w:id="88" w:name="_Ref164348413"/>
    </w:p>
    <w:p w14:paraId="52BC4609" w14:textId="77777777" w:rsidR="000A7E31" w:rsidRDefault="00000000">
      <w:pPr>
        <w:pStyle w:val="Caption"/>
      </w:pPr>
      <w:r>
        <w:rPr>
          <w:b/>
          <w:bCs/>
        </w:rPr>
        <w:t xml:space="preserve">Figure </w:t>
      </w:r>
      <w:r>
        <w:rPr>
          <w:b/>
          <w:bCs/>
        </w:rPr>
        <w:fldChar w:fldCharType="begin"/>
      </w:r>
      <w:r>
        <w:rPr>
          <w:b/>
          <w:bCs/>
        </w:rPr>
        <w:instrText xml:space="preserve"> SEQ Figure \* ARABIC </w:instrText>
      </w:r>
      <w:r>
        <w:rPr>
          <w:b/>
          <w:bCs/>
        </w:rPr>
        <w:fldChar w:fldCharType="separate"/>
      </w:r>
      <w:r>
        <w:rPr>
          <w:b/>
          <w:bCs/>
        </w:rPr>
        <w:t>2</w:t>
      </w:r>
      <w:r>
        <w:rPr>
          <w:b/>
          <w:bCs/>
        </w:rPr>
        <w:fldChar w:fldCharType="end"/>
      </w:r>
      <w:bookmarkEnd w:id="88"/>
      <w:r>
        <w:rPr>
          <w:b/>
          <w:bCs/>
        </w:rPr>
        <w:t>.</w:t>
      </w:r>
      <w:r>
        <w:t xml:space="preserve"> </w:t>
      </w:r>
      <w:r>
        <w:rPr>
          <w:b/>
          <w:bCs/>
        </w:rPr>
        <w:t>(a)</w:t>
      </w:r>
      <w:r>
        <w:t xml:space="preserve"> True polygenic score correlations (</w:t>
      </w:r>
      <m:oMath>
        <m:sSub>
          <m:sSubPr>
            <m:ctrlPr>
              <w:rPr>
                <w:rFonts w:ascii="Cambria Math" w:hAnsi="Cambria Math"/>
              </w:rPr>
            </m:ctrlPr>
          </m:sSubPr>
          <m:e>
            <m:r>
              <w:rPr>
                <w:rFonts w:ascii="Cambria Math" w:hAnsi="Cambria Math"/>
              </w:rPr>
              <m:t>r</m:t>
            </m:r>
          </m:e>
          <m:sub>
            <m:r>
              <w:rPr>
                <w:rFonts w:ascii="Cambria Math" w:hAnsi="Cambria Math"/>
              </w:rPr>
              <m:t>score</m:t>
            </m:r>
          </m:sub>
        </m:sSub>
      </m:oMath>
      <w:r>
        <w:t>; top row) and method-of-moments genetic correlation estimates (</w:t>
      </w:r>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HE</m:t>
            </m:r>
          </m:sub>
        </m:sSub>
      </m:oMath>
      <w:r>
        <w:t xml:space="preserve">; bottom row) and among six psychiatric disorders after 0 – 5 generations of simulated xAM congruent with empirical spousal correlations. Superdiagonal elements reflect bivariate assortative mating (i.e. each cell corresponds to an independent set of simulations of xAM across the two referenced traits and no others) whereas subdiagonal elements reflect empirical 6-variate xAM (i.e. simulations of xAM across all six traits simultaneously). </w:t>
      </w:r>
      <w:r>
        <w:rPr>
          <w:b/>
          <w:bCs/>
        </w:rPr>
        <w:t>(b)</w:t>
      </w:r>
      <w:r>
        <w:t xml:space="preserve"> Ratio of predicted genetic correlation under bivariate versus 6-variate xAM without pleiotropy (</w:t>
      </w:r>
      <m:oMath>
        <m:sSub>
          <m:sSubPr>
            <m:ctrlPr>
              <w:rPr>
                <w:rFonts w:ascii="Cambria Math" w:hAnsi="Cambria Math"/>
              </w:rPr>
            </m:ctrlPr>
          </m:sSubPr>
          <m:e>
            <m:r>
              <w:rPr>
                <w:rFonts w:ascii="Cambria Math" w:hAnsi="Cambria Math"/>
              </w:rPr>
              <m:t>r</m:t>
            </m:r>
          </m:e>
          <m:sub>
            <m:r>
              <w:rPr>
                <w:rFonts w:ascii="Cambria Math" w:hAnsi="Cambria Math"/>
              </w:rPr>
              <m:t>xAM</m:t>
            </m:r>
          </m:sub>
        </m:sSub>
      </m:oMath>
      <w:r>
        <w:t>) to empirical LD-score regression genetic correlation estimates among psychiatric disorders (</w:t>
      </w:r>
      <m:oMath>
        <m:sSub>
          <m:sSubPr>
            <m:ctrlPr>
              <w:rPr>
                <w:rFonts w:ascii="Cambria Math" w:hAnsi="Cambria Math"/>
              </w:rPr>
            </m:ctrlPr>
          </m:sSubPr>
          <m:e>
            <m:r>
              <w:rPr>
                <w:rFonts w:ascii="Cambria Math" w:hAnsi="Cambria Math"/>
              </w:rPr>
              <m:t>r</m:t>
            </m:r>
          </m:e>
          <m:sub>
            <m:r>
              <w:rPr>
                <w:rFonts w:ascii="Cambria Math" w:hAnsi="Cambria Math"/>
              </w:rPr>
              <m:t>empirical</m:t>
            </m:r>
          </m:sub>
        </m:sSub>
      </m:oMath>
      <w:r>
        <w:t xml:space="preserve">); values close to one reflect empirical estimates consistent with xAM alone, i.e. in the absence of pleiotropy. </w:t>
      </w:r>
      <w:r>
        <w:rPr>
          <w:b/>
          <w:bCs/>
        </w:rPr>
        <w:t>(c)</w:t>
      </w:r>
      <w:r>
        <w:t xml:space="preserve"> Expected change in disorder prevalence under bivariate and 6-variate xAM. ADHD=attention-deficit hyperactivity disorder, ALC=alcohol use disorder, ANX=anxiety disorders, BIP=bipolar disorders, MDD=major depressive disorder, SCZ=schizophrenia.</w:t>
      </w:r>
    </w:p>
    <w:bookmarkStart w:id="89" w:name="_Ref164678126"/>
    <w:p w14:paraId="1BD7AFCC" w14:textId="77777777" w:rsidR="000A7E31" w:rsidRDefault="00000000">
      <w:pPr>
        <w:pStyle w:val="Caption"/>
        <w:spacing w:after="0"/>
      </w:pPr>
      <w:r>
        <w:rPr>
          <w:noProof/>
        </w:rPr>
        <w:lastRenderedPageBreak/>
        <mc:AlternateContent>
          <mc:Choice Requires="wpg">
            <w:drawing>
              <wp:anchor distT="118745" distB="118745" distL="114300" distR="114300" simplePos="0" relativeHeight="251659264" behindDoc="0" locked="0" layoutInCell="1" allowOverlap="1" wp14:anchorId="7737A62D" wp14:editId="2CEEFE04">
                <wp:simplePos x="0" y="0"/>
                <wp:positionH relativeFrom="margin">
                  <wp:posOffset>65166</wp:posOffset>
                </wp:positionH>
                <wp:positionV relativeFrom="topMargin">
                  <wp:posOffset>788715</wp:posOffset>
                </wp:positionV>
                <wp:extent cx="8164434" cy="4513298"/>
                <wp:effectExtent l="0" t="0" r="0" b="0"/>
                <wp:wrapTopAndBottom/>
                <wp:docPr id="3" name="Grou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57078" name="Picture 2"/>
                        <pic:cNvPicPr>
                          <a:picLocks noChangeAspect="1"/>
                        </pic:cNvPicPr>
                      </pic:nvPicPr>
                      <pic:blipFill>
                        <a:blip r:embed="rId18"/>
                        <a:stretch/>
                      </pic:blipFill>
                      <pic:spPr bwMode="auto">
                        <a:xfrm>
                          <a:off x="0" y="0"/>
                          <a:ext cx="8164433" cy="4513297"/>
                        </a:xfrm>
                        <a:prstGeom prst="rect">
                          <a:avLst/>
                        </a:prstGeom>
                        <a:noFill/>
                        <a:ln>
                          <a:noFill/>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59264;o:allowoverlap:true;o:allowincell:true;mso-position-horizontal-relative:margin;margin-left:5.13pt;mso-position-horizontal:absolute;mso-position-vertical-relative:top-margin-area;margin-top:62.10pt;mso-position-vertical:absolute;width:642.87pt;height:355.38pt;mso-wrap-distance-left:9.00pt;mso-wrap-distance-top:9.35pt;mso-wrap-distance-right:9.00pt;mso-wrap-distance-bottom:9.35pt;z-index:1;" stroked="f">
                <w10:wrap type="topAndBottom"/>
                <v:imagedata r:id="rId19" o:title=""/>
                <o:lock v:ext="edit" rotation="t"/>
              </v:shape>
            </w:pict>
          </mc:Fallback>
        </mc:AlternateContent>
      </w:r>
      <w:r>
        <w:rPr>
          <w:b/>
          <w:bCs/>
        </w:rPr>
        <w:t xml:space="preserve">Figure </w:t>
      </w:r>
      <w:r>
        <w:rPr>
          <w:b/>
          <w:bCs/>
        </w:rPr>
        <w:fldChar w:fldCharType="begin"/>
      </w:r>
      <w:r>
        <w:rPr>
          <w:b/>
          <w:bCs/>
        </w:rPr>
        <w:instrText xml:space="preserve"> SEQ Figure \* ARABIC </w:instrText>
      </w:r>
      <w:r>
        <w:rPr>
          <w:b/>
          <w:bCs/>
        </w:rPr>
        <w:fldChar w:fldCharType="separate"/>
      </w:r>
      <w:r>
        <w:rPr>
          <w:b/>
          <w:bCs/>
        </w:rPr>
        <w:t>3</w:t>
      </w:r>
      <w:r>
        <w:rPr>
          <w:b/>
          <w:bCs/>
        </w:rPr>
        <w:fldChar w:fldCharType="end"/>
      </w:r>
      <w:bookmarkEnd w:id="89"/>
      <w:r>
        <w:t xml:space="preserve">. </w:t>
      </w:r>
      <w:r>
        <w:rPr>
          <w:b/>
          <w:bCs/>
        </w:rPr>
        <w:t xml:space="preserve">(a) </w:t>
      </w:r>
      <w:r>
        <w:t xml:space="preserve">Generative models for five phenotypes with orthogonal genetic effects. Phenotypes are subject to random versus 5-variate cross-trait assortative mating (RM versus 5xAM) and/or vertical transmission of environment from parent to offspring (VT). When present, VT accounts for 5% of the total phenotypic variance at generation zero </w:t>
      </w:r>
      <w:r>
        <w:rPr>
          <w:b/>
          <w:bCs/>
        </w:rPr>
        <w:t>(b)</w:t>
      </w:r>
      <w:r>
        <w:t xml:space="preserve"> True (</w:t>
      </w:r>
      <m:oMath>
        <m:sSup>
          <m:sSupPr>
            <m:ctrlPr>
              <w:rPr>
                <w:rFonts w:ascii="Cambria Math" w:hAnsi="Cambria Math"/>
              </w:rPr>
            </m:ctrlPr>
          </m:sSupPr>
          <m:e>
            <m:r>
              <w:rPr>
                <w:rFonts w:ascii="Cambria Math" w:hAnsi="Cambria Math"/>
              </w:rPr>
              <m:t>h</m:t>
            </m:r>
          </m:e>
          <m:sup>
            <m:r>
              <w:rPr>
                <w:rFonts w:ascii="Cambria Math" w:hAnsi="Cambria Math"/>
              </w:rPr>
              <m:t>2</m:t>
            </m:r>
          </m:sup>
        </m:sSup>
      </m:oMath>
      <w:r>
        <w:t>) and estimated (</w:t>
      </w:r>
      <m:oMath>
        <m:sSup>
          <m:sSupPr>
            <m:ctrlPr>
              <w:rPr>
                <w:rFonts w:ascii="Cambria Math" w:hAnsi="Cambria Math"/>
              </w:rPr>
            </m:ctrlPr>
          </m:sSupPr>
          <m:e>
            <m:acc>
              <m:accPr>
                <m:ctrlPr>
                  <w:rPr>
                    <w:rFonts w:ascii="Cambria Math" w:hAnsi="Cambria Math"/>
                  </w:rPr>
                </m:ctrlPr>
              </m:accPr>
              <m:e>
                <m:r>
                  <w:rPr>
                    <w:rFonts w:ascii="Cambria Math" w:hAnsi="Cambria Math"/>
                  </w:rPr>
                  <m:t>h</m:t>
                </m:r>
              </m:e>
            </m:acc>
          </m:e>
          <m:sup>
            <m:r>
              <w:rPr>
                <w:rFonts w:ascii="Cambria Math" w:hAnsi="Cambria Math"/>
              </w:rPr>
              <m:t>2</m:t>
            </m:r>
          </m:sup>
        </m:sSup>
      </m:oMath>
      <w:r>
        <w:t xml:space="preserve">) heritabilites over successive generations across generative models. </w:t>
      </w:r>
      <w:r>
        <w:rPr>
          <w:b/>
          <w:bCs/>
        </w:rPr>
        <w:t>(c)</w:t>
      </w:r>
      <w:r>
        <w:t xml:space="preserve"> True polygenic score correlation (</w:t>
      </w:r>
      <m:oMath>
        <m:sSub>
          <m:sSubPr>
            <m:ctrlPr>
              <w:rPr>
                <w:rFonts w:ascii="Cambria Math" w:hAnsi="Cambria Math"/>
              </w:rPr>
            </m:ctrlPr>
          </m:sSubPr>
          <m:e>
            <m:r>
              <w:rPr>
                <w:rFonts w:ascii="Cambria Math" w:hAnsi="Cambria Math"/>
              </w:rPr>
              <m:t>r</m:t>
            </m:r>
          </m:e>
          <m:sub>
            <m:r>
              <w:rPr>
                <w:rFonts w:ascii="Cambria Math" w:hAnsi="Cambria Math"/>
              </w:rPr>
              <m:t>score</m:t>
            </m:r>
          </m:sub>
        </m:sSub>
      </m:oMath>
      <w:r>
        <w:t>) and estimated effect correlation (</w:t>
      </w:r>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HE</m:t>
            </m:r>
          </m:sub>
        </m:sSub>
      </m:oMath>
      <w:r>
        <w:t>) over successive generations across generative models. In all cases, the true effect correlation is exactly zero.</w:t>
      </w:r>
      <w:r>
        <w:rPr>
          <w:b/>
          <w:bCs/>
        </w:rPr>
        <w:t xml:space="preserve"> (d)</w:t>
      </w:r>
      <w:r>
        <w:t xml:space="preserve"> Relative inflation of empirical to nominal type-I error rates at nominal significance for GWAS with varying power (modulated here by the ratio of sample size to causal variants [n/m]).</w:t>
      </w:r>
      <w:r>
        <w:rPr>
          <w:lang w:val="en-US"/>
        </w:rPr>
        <w:t xml:space="preserve"> </w:t>
      </w:r>
      <w:r>
        <w:t xml:space="preserve">Note: The color of points in panels (b)-(d) correspond to those of the schematics in panel (a). </w:t>
      </w:r>
    </w:p>
    <w:p w14:paraId="3C7FE77F" w14:textId="77777777" w:rsidR="000A7E31" w:rsidRDefault="000A7E31">
      <w:pPr>
        <w:sectPr w:rsidR="000A7E31">
          <w:pgSz w:w="15840" w:h="12240" w:orient="landscape"/>
          <w:pgMar w:top="1080" w:right="1440" w:bottom="1080" w:left="1440" w:header="709" w:footer="709" w:gutter="0"/>
          <w:cols w:space="720"/>
        </w:sectPr>
      </w:pPr>
    </w:p>
    <w:p w14:paraId="11E0CA6E" w14:textId="77777777" w:rsidR="000A7E31" w:rsidRDefault="00000000">
      <w:r>
        <w:rPr>
          <w:noProof/>
        </w:rPr>
        <w:lastRenderedPageBreak/>
        <mc:AlternateContent>
          <mc:Choice Requires="wpg">
            <w:drawing>
              <wp:inline distT="0" distB="0" distL="0" distR="0" wp14:anchorId="6793A80E" wp14:editId="26A321AA">
                <wp:extent cx="6335100" cy="68418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04536" name="Picture 8"/>
                        <pic:cNvPicPr>
                          <a:picLocks noChangeAspect="1"/>
                        </pic:cNvPicPr>
                      </pic:nvPicPr>
                      <pic:blipFill>
                        <a:blip r:embed="rId20"/>
                        <a:stretch/>
                      </pic:blipFill>
                      <pic:spPr bwMode="auto">
                        <a:xfrm>
                          <a:off x="0" y="0"/>
                          <a:ext cx="6335100" cy="6841877"/>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98.83pt;height:538.73pt;mso-wrap-distance-left:0.00pt;mso-wrap-distance-top:0.00pt;mso-wrap-distance-right:0.00pt;mso-wrap-distance-bottom:0.00pt;z-index:1;" stroked="f">
                <v:imagedata r:id="rId21" o:title=""/>
                <o:lock v:ext="edit" rotation="t"/>
              </v:shape>
            </w:pict>
          </mc:Fallback>
        </mc:AlternateContent>
      </w:r>
    </w:p>
    <w:p w14:paraId="77C2A8E3" w14:textId="77777777" w:rsidR="000A7E31" w:rsidRDefault="00000000">
      <w:pPr>
        <w:pStyle w:val="Caption"/>
      </w:pPr>
      <w:bookmarkStart w:id="90" w:name="_Ref164349630"/>
      <w:r>
        <w:rPr>
          <w:b/>
          <w:bCs/>
        </w:rPr>
        <w:t xml:space="preserve">Figure </w:t>
      </w:r>
      <w:r>
        <w:rPr>
          <w:b/>
          <w:bCs/>
        </w:rPr>
        <w:fldChar w:fldCharType="begin"/>
      </w:r>
      <w:r>
        <w:rPr>
          <w:b/>
          <w:bCs/>
        </w:rPr>
        <w:instrText xml:space="preserve"> SEQ Figure \* ARABIC </w:instrText>
      </w:r>
      <w:r>
        <w:rPr>
          <w:b/>
          <w:bCs/>
        </w:rPr>
        <w:fldChar w:fldCharType="separate"/>
      </w:r>
      <w:r>
        <w:rPr>
          <w:b/>
          <w:bCs/>
        </w:rPr>
        <w:t>4</w:t>
      </w:r>
      <w:r>
        <w:rPr>
          <w:b/>
          <w:bCs/>
        </w:rPr>
        <w:fldChar w:fldCharType="end"/>
      </w:r>
      <w:r>
        <w:rPr>
          <w:b/>
          <w:bCs/>
          <w:lang w:val="en-US"/>
        </w:rPr>
        <w:t>.</w:t>
      </w:r>
      <w:bookmarkEnd w:id="90"/>
      <w:r>
        <w:t xml:space="preserve"> </w:t>
      </w:r>
      <w:r>
        <w:rPr>
          <w:b/>
          <w:bCs/>
        </w:rPr>
        <w:t xml:space="preserve">(a) </w:t>
      </w:r>
      <w:r>
        <w:t>Simplistic model of the joint architecture of wealth, education years (edu), and height. Height interacts with other phenotypes exclusively through cross-trait assortment (xAM), edu is trivially heritable (</w:t>
      </w:r>
      <m:oMath>
        <m:sSubSup>
          <m:sSubSupPr>
            <m:ctrlPr>
              <w:rPr>
                <w:rFonts w:ascii="Cambria Math" w:hAnsi="Cambria Math"/>
              </w:rPr>
            </m:ctrlPr>
          </m:sSubSupPr>
          <m:e>
            <m:r>
              <w:rPr>
                <w:rFonts w:ascii="Cambria Math" w:hAnsi="Cambria Math"/>
              </w:rPr>
              <m:t>h</m:t>
            </m:r>
          </m:e>
          <m:sub>
            <m:r>
              <w:rPr>
                <w:rFonts w:ascii="Cambria Math" w:hAnsi="Cambria Math"/>
              </w:rPr>
              <m:t>0</m:t>
            </m:r>
          </m:sub>
          <m:sup>
            <m:r>
              <w:rPr>
                <w:rFonts w:ascii="Cambria Math" w:hAnsi="Cambria Math"/>
              </w:rPr>
              <m:t>2</m:t>
            </m:r>
          </m:sup>
        </m:sSubSup>
      </m:oMath>
      <w:r>
        <w:t xml:space="preserve">=0.01) but affected by parental education and wealth, and wealth has no genetic component but is transmitted from parents to offspring. </w:t>
      </w:r>
      <w:r>
        <w:rPr>
          <w:b/>
          <w:bCs/>
        </w:rPr>
        <w:t xml:space="preserve">(b) </w:t>
      </w:r>
      <w:r>
        <w:t>Estimated and narrow-sense heritability across successive generations of xAM, along with variance explained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by true polygenic indices (PGI). </w:t>
      </w:r>
      <w:r>
        <w:rPr>
          <w:b/>
          <w:bCs/>
        </w:rPr>
        <w:t xml:space="preserve">(c) </w:t>
      </w:r>
      <w:r>
        <w:t xml:space="preserve">True PGI correlation and estimated genetic correlation across successive generations of xAM. Note that the true effect correlation between education and wealth in this case is identically one as wealth has no independent influences. </w:t>
      </w:r>
      <w:r>
        <w:rPr>
          <w:b/>
          <w:bCs/>
        </w:rPr>
        <w:t>(d)</w:t>
      </w:r>
      <w:r>
        <w:t xml:space="preserve"> Correlation among GWAS effect estimates between height, edu, and wealth.</w:t>
      </w:r>
    </w:p>
    <w:p w14:paraId="01D5FEE2" w14:textId="77777777" w:rsidR="000A7E31" w:rsidRDefault="00000000">
      <w:pPr>
        <w:pStyle w:val="Heading1"/>
      </w:pPr>
      <w:bookmarkStart w:id="91" w:name="_Toc199338784"/>
      <w:r>
        <w:lastRenderedPageBreak/>
        <w:t>Supplementary Figures</w:t>
      </w:r>
      <w:bookmarkEnd w:id="91"/>
    </w:p>
    <w:p w14:paraId="099FE5AB" w14:textId="77777777" w:rsidR="000A7E31" w:rsidRDefault="00000000">
      <w:pPr>
        <w:jc w:val="center"/>
        <w:rPr>
          <w:lang w:val="en-US"/>
        </w:rPr>
      </w:pPr>
      <w:r>
        <w:rPr>
          <w:noProof/>
          <w:lang w:val="en-US"/>
        </w:rPr>
        <mc:AlternateContent>
          <mc:Choice Requires="wpg">
            <w:drawing>
              <wp:inline distT="0" distB="0" distL="0" distR="0" wp14:anchorId="5B4F44E8" wp14:editId="0B13636F">
                <wp:extent cx="5095217" cy="3821412"/>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38527" name="Picture 1"/>
                        <pic:cNvPicPr>
                          <a:picLocks noChangeAspect="1"/>
                        </pic:cNvPicPr>
                      </pic:nvPicPr>
                      <pic:blipFill>
                        <a:blip r:embed="rId22"/>
                        <a:stretch/>
                      </pic:blipFill>
                      <pic:spPr bwMode="auto">
                        <a:xfrm>
                          <a:off x="0" y="0"/>
                          <a:ext cx="5095217" cy="3821412"/>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01.20pt;height:300.90pt;mso-wrap-distance-left:0.00pt;mso-wrap-distance-top:0.00pt;mso-wrap-distance-right:0.00pt;mso-wrap-distance-bottom:0.00pt;z-index:1;" stroked="false">
                <v:imagedata r:id="rId23" o:title=""/>
                <o:lock v:ext="edit" rotation="t"/>
              </v:shape>
            </w:pict>
          </mc:Fallback>
        </mc:AlternateContent>
      </w:r>
    </w:p>
    <w:p w14:paraId="563A8220" w14:textId="77777777" w:rsidR="000A7E31" w:rsidRDefault="00000000">
      <w:pPr>
        <w:pStyle w:val="Caption"/>
        <w:rPr>
          <w:lang w:val="en-US"/>
        </w:rPr>
      </w:pPr>
      <w:bookmarkStart w:id="92" w:name="_Ref178683965"/>
      <w:r>
        <w:rPr>
          <w:b/>
          <w:bCs/>
        </w:rPr>
        <w:t>Figure S</w:t>
      </w:r>
      <w:r>
        <w:rPr>
          <w:b/>
          <w:bCs/>
        </w:rPr>
        <w:fldChar w:fldCharType="begin"/>
      </w:r>
      <w:r>
        <w:rPr>
          <w:b/>
          <w:bCs/>
        </w:rPr>
        <w:instrText xml:space="preserve"> SEQ Figure_S \* ARABIC </w:instrText>
      </w:r>
      <w:r>
        <w:rPr>
          <w:b/>
          <w:bCs/>
        </w:rPr>
        <w:fldChar w:fldCharType="separate"/>
      </w:r>
      <w:r>
        <w:rPr>
          <w:b/>
          <w:bCs/>
        </w:rPr>
        <w:t>1</w:t>
      </w:r>
      <w:r>
        <w:rPr>
          <w:b/>
          <w:bCs/>
        </w:rPr>
        <w:fldChar w:fldCharType="end"/>
      </w:r>
      <w:bookmarkEnd w:id="92"/>
      <w:r>
        <w:rPr>
          <w:b/>
          <w:bCs/>
        </w:rPr>
        <w:t xml:space="preserve">. </w:t>
      </w:r>
      <w:r>
        <w:rPr>
          <w:rFonts w:eastAsia="Times New Roman"/>
          <w:lang w:val="en-US"/>
        </w:rPr>
        <w:t>Cr</w:t>
      </w:r>
      <w:r>
        <w:rPr>
          <w:lang w:val="en-US"/>
        </w:rPr>
        <w:t xml:space="preserve">oss-mate CCA scree plot based on multiply imputed data </w:t>
      </w:r>
      <w:r>
        <w:t>using predictive mean matching multiple imputation by chained equations</w:t>
      </w:r>
      <w:r>
        <w:rPr>
          <w:lang w:val="en-US"/>
        </w:rPr>
        <w:t xml:space="preserve">. Vertical axis reflects sex-averaged cumulative relative canonical redundancy. </w:t>
      </w:r>
      <w:r>
        <w:t>Twelve</w:t>
      </w:r>
      <w:r>
        <w:rPr>
          <w:lang w:val="en-US"/>
        </w:rPr>
        <w:t xml:space="preserve"> linearly independent canonical variates are required to account for 95% of the variance explicable in one mate's phenotype by linear combinations of their partner's phenotypes. Values reflect median redundancies across 5 × 5 imputed datasets.</w:t>
      </w:r>
      <w:r>
        <w:rPr>
          <w:lang w:val="en-US"/>
        </w:rPr>
        <w:br w:type="page" w:clear="all"/>
      </w:r>
    </w:p>
    <w:p w14:paraId="1D9EEE85" w14:textId="77777777" w:rsidR="000A7E31" w:rsidRDefault="000A7E31"/>
    <w:p w14:paraId="753113E5" w14:textId="77777777" w:rsidR="000A7E31" w:rsidRDefault="00000000">
      <w:pPr>
        <w:jc w:val="center"/>
        <w:rPr>
          <w:lang w:val="en-US"/>
        </w:rPr>
      </w:pPr>
      <w:r>
        <w:rPr>
          <w:noProof/>
          <w:lang w:val="en-US"/>
        </w:rPr>
        <mc:AlternateContent>
          <mc:Choice Requires="wpg">
            <w:drawing>
              <wp:inline distT="0" distB="0" distL="0" distR="0" wp14:anchorId="01DA4310" wp14:editId="2D4B76F5">
                <wp:extent cx="5323817" cy="3992862"/>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07868" name="Picture 1"/>
                        <pic:cNvPicPr>
                          <a:picLocks noChangeAspect="1"/>
                        </pic:cNvPicPr>
                      </pic:nvPicPr>
                      <pic:blipFill>
                        <a:blip r:embed="rId24"/>
                        <a:stretch/>
                      </pic:blipFill>
                      <pic:spPr bwMode="auto">
                        <a:xfrm>
                          <a:off x="0" y="0"/>
                          <a:ext cx="5323817" cy="399286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19.20pt;height:314.40pt;mso-wrap-distance-left:0.00pt;mso-wrap-distance-top:0.00pt;mso-wrap-distance-right:0.00pt;mso-wrap-distance-bottom:0.00pt;z-index:1;" stroked="false">
                <v:imagedata r:id="rId25" o:title=""/>
                <o:lock v:ext="edit" rotation="t"/>
              </v:shape>
            </w:pict>
          </mc:Fallback>
        </mc:AlternateContent>
      </w:r>
    </w:p>
    <w:p w14:paraId="76D51F24" w14:textId="77777777" w:rsidR="000A7E31" w:rsidRDefault="00000000">
      <w:pPr>
        <w:pStyle w:val="Caption"/>
        <w:rPr>
          <w:lang w:val="en-US"/>
        </w:rPr>
      </w:pPr>
      <w:bookmarkStart w:id="93" w:name="_Ref165560309"/>
      <w:bookmarkStart w:id="94" w:name="_Ref166758221"/>
      <w:r>
        <w:rPr>
          <w:b/>
          <w:bCs/>
        </w:rPr>
        <w:t>Figure S</w:t>
      </w:r>
      <w:r>
        <w:rPr>
          <w:b/>
          <w:bCs/>
        </w:rPr>
        <w:fldChar w:fldCharType="begin"/>
      </w:r>
      <w:r>
        <w:rPr>
          <w:b/>
          <w:bCs/>
        </w:rPr>
        <w:instrText xml:space="preserve"> SEQ Figure_S \* ARABIC </w:instrText>
      </w:r>
      <w:r>
        <w:rPr>
          <w:b/>
          <w:bCs/>
        </w:rPr>
        <w:fldChar w:fldCharType="separate"/>
      </w:r>
      <w:r>
        <w:rPr>
          <w:b/>
          <w:bCs/>
        </w:rPr>
        <w:t>2</w:t>
      </w:r>
      <w:r>
        <w:rPr>
          <w:b/>
          <w:bCs/>
        </w:rPr>
        <w:fldChar w:fldCharType="end"/>
      </w:r>
      <w:bookmarkEnd w:id="93"/>
      <w:r>
        <w:rPr>
          <w:b/>
          <w:bCs/>
        </w:rPr>
        <w:t xml:space="preserve">. </w:t>
      </w:r>
      <w:r>
        <w:rPr>
          <w:rFonts w:eastAsia="Times New Roman"/>
          <w:lang w:val="en-US"/>
        </w:rPr>
        <w:t>Cr</w:t>
      </w:r>
      <w:r>
        <w:rPr>
          <w:lang w:val="en-US"/>
        </w:rPr>
        <w:t>oss-mate CCA scree plot based on alternative multiple imputation scheme. Vertical axis reflects sex-averaged cumulative relative canonical redundancy. Again, twelve linearly independent canonical variates are required to account for 95% of the variance explicable in one mate's phenotype by linear combinations of their partner's phenotypes. Here, missing values were imputed separately in males in females across five multiple imputations with chained equations using Random Forests predictions. Values reflect median redundancies across 5 × 5 imputed datasets.</w:t>
      </w:r>
      <w:bookmarkEnd w:id="94"/>
    </w:p>
    <w:p w14:paraId="69189818" w14:textId="77777777" w:rsidR="000A7E31" w:rsidRDefault="00000000">
      <w:pPr>
        <w:rPr>
          <w:lang w:val="en-US"/>
        </w:rPr>
      </w:pPr>
      <w:r>
        <w:rPr>
          <w:lang w:val="en-US"/>
        </w:rPr>
        <w:br w:type="page" w:clear="all"/>
      </w:r>
    </w:p>
    <w:p w14:paraId="6F8FBFD6" w14:textId="77777777" w:rsidR="000A7E31" w:rsidRDefault="00000000">
      <w:pPr>
        <w:rPr>
          <w:lang w:val="en-US"/>
        </w:rPr>
      </w:pPr>
      <w:r>
        <w:rPr>
          <w:noProof/>
          <w:lang w:val="en-US"/>
        </w:rPr>
        <w:lastRenderedPageBreak/>
        <mc:AlternateContent>
          <mc:Choice Requires="wpg">
            <w:drawing>
              <wp:inline distT="0" distB="0" distL="0" distR="0" wp14:anchorId="431F6D0C" wp14:editId="27A74040">
                <wp:extent cx="6400800" cy="5334000"/>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58831" name=""/>
                        <pic:cNvPicPr>
                          <a:picLocks noChangeAspect="1"/>
                        </pic:cNvPicPr>
                      </pic:nvPicPr>
                      <pic:blipFill>
                        <a:blip r:embed="rId26"/>
                        <a:stretch/>
                      </pic:blipFill>
                      <pic:spPr bwMode="auto">
                        <a:xfrm>
                          <a:off x="0" y="0"/>
                          <a:ext cx="6400798" cy="533399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504.00pt;height:420.00pt;mso-wrap-distance-left:0.00pt;mso-wrap-distance-top:0.00pt;mso-wrap-distance-right:0.00pt;mso-wrap-distance-bottom:0.00pt;z-index:1;" stroked="false">
                <v:imagedata r:id="rId27" o:title=""/>
                <o:lock v:ext="edit" rotation="t"/>
              </v:shape>
            </w:pict>
          </mc:Fallback>
        </mc:AlternateContent>
      </w:r>
    </w:p>
    <w:p w14:paraId="78BF5CE4" w14:textId="77777777" w:rsidR="000A7E31" w:rsidRDefault="00000000">
      <w:pPr>
        <w:pStyle w:val="Caption"/>
        <w:rPr>
          <w:lang w:val="en-US"/>
        </w:rPr>
      </w:pPr>
      <w:bookmarkStart w:id="95" w:name="_Ref199258966"/>
      <w:r>
        <w:t>Figure S</w:t>
      </w:r>
      <w:fldSimple w:instr=" SEQ Figure_S \* ARABIC ">
        <w:r>
          <w:t>3</w:t>
        </w:r>
      </w:fldSimple>
      <w:bookmarkEnd w:id="95"/>
      <w:r>
        <w:t xml:space="preserve">. </w:t>
      </w:r>
      <w:r>
        <w:rPr>
          <w:lang w:val="en-US"/>
        </w:rPr>
        <w:t>Theoretical predictions versus observed type-I error rates at off-target loci (top row) and power at on-target loci (bottom row) for α=0.05 (left column) and α=0.5 (right column) validate mathematical derivations with high accuracy (all Pearson correlations &gt; 0.99) for all simulations presented in Figure 1e. “On target” hits refer to genome-wide significant associations at causal variants for the focal GWAS trait. “Off target” hits refer to genome-wide significant associations at causal variants for the any of the other traits, and hence reflect false positives.</w:t>
      </w:r>
    </w:p>
    <w:p w14:paraId="605B833F" w14:textId="77777777" w:rsidR="000A7E31" w:rsidRDefault="00000000">
      <w:pPr>
        <w:rPr>
          <w:lang w:val="en-US"/>
        </w:rPr>
      </w:pPr>
      <w:r>
        <w:rPr>
          <w:lang w:val="en-US"/>
        </w:rPr>
        <w:br w:type="page" w:clear="all"/>
      </w:r>
    </w:p>
    <w:p w14:paraId="31C701CC" w14:textId="77777777" w:rsidR="000A7E31" w:rsidRDefault="00000000">
      <w:pPr>
        <w:rPr>
          <w:lang w:val="en-US"/>
        </w:rPr>
      </w:pPr>
      <w:r>
        <w:rPr>
          <w:noProof/>
          <w:lang w:val="en-US"/>
        </w:rPr>
        <w:lastRenderedPageBreak/>
        <mc:AlternateContent>
          <mc:Choice Requires="wpg">
            <w:drawing>
              <wp:inline distT="0" distB="0" distL="0" distR="0" wp14:anchorId="56589763" wp14:editId="1FB49D63">
                <wp:extent cx="6400800" cy="4267200"/>
                <wp:effectExtent l="0" t="0" r="0" b="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62350" name=""/>
                        <pic:cNvPicPr>
                          <a:picLocks noChangeAspect="1"/>
                        </pic:cNvPicPr>
                      </pic:nvPicPr>
                      <pic:blipFill>
                        <a:blip r:embed="rId28"/>
                        <a:stretch/>
                      </pic:blipFill>
                      <pic:spPr bwMode="auto">
                        <a:xfrm>
                          <a:off x="0" y="0"/>
                          <a:ext cx="6400798" cy="426719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504.00pt;height:336.00pt;mso-wrap-distance-left:0.00pt;mso-wrap-distance-top:0.00pt;mso-wrap-distance-right:0.00pt;mso-wrap-distance-bottom:0.00pt;z-index:1;" stroked="false">
                <v:imagedata r:id="rId29" o:title=""/>
                <o:lock v:ext="edit" rotation="t"/>
              </v:shape>
            </w:pict>
          </mc:Fallback>
        </mc:AlternateContent>
      </w:r>
    </w:p>
    <w:p w14:paraId="3A9CB6E4" w14:textId="77777777" w:rsidR="000A7E31" w:rsidRDefault="00000000">
      <w:pPr>
        <w:pStyle w:val="Caption"/>
        <w:rPr>
          <w:rFonts w:eastAsia="Times New Roman"/>
          <w:bCs/>
        </w:rPr>
      </w:pPr>
      <w:bookmarkStart w:id="96" w:name="_Ref199259031"/>
      <w:r>
        <w:rPr>
          <w:b/>
          <w:bCs/>
        </w:rPr>
        <w:t>Figure S</w:t>
      </w:r>
      <w:r>
        <w:rPr>
          <w:b/>
          <w:bCs/>
        </w:rPr>
        <w:fldChar w:fldCharType="begin"/>
      </w:r>
      <w:r>
        <w:rPr>
          <w:b/>
          <w:bCs/>
        </w:rPr>
        <w:instrText xml:space="preserve"> SEQ Figure_S \* ARABIC </w:instrText>
      </w:r>
      <w:r>
        <w:rPr>
          <w:b/>
          <w:bCs/>
        </w:rPr>
        <w:fldChar w:fldCharType="separate"/>
      </w:r>
      <w:r>
        <w:rPr>
          <w:b/>
          <w:bCs/>
        </w:rPr>
        <w:t>4</w:t>
      </w:r>
      <w:r>
        <w:rPr>
          <w:b/>
          <w:bCs/>
        </w:rPr>
        <w:fldChar w:fldCharType="end"/>
      </w:r>
      <w:bookmarkEnd w:id="96"/>
      <w:r>
        <w:rPr>
          <w:b/>
          <w:bCs/>
        </w:rPr>
        <w:t xml:space="preserve">. </w:t>
      </w:r>
      <w:r>
        <w:rPr>
          <w:lang w:val="en-US"/>
        </w:rPr>
        <w:t>Incremental increases in the expected number of on-target versus off-target associations as a function of sample size increments after five generations of bivariate or 5-variate xAM. Here, we examine a GWAS of a single trait under xAM with one (top row) or four (bottom row) other phenotypes, each with M=2,000, 4,000, or 8,000 distinct causal variants each (vertical panels). Each phenotype has a heritability of 0.5 and cross-mate cross-trait correlations are all set to 0.2. “On target” hits refer to genome-wide significant associations at causal variants for the focal GWAS trait. “Off target” hits refer to genome-wide significant associations at causal variants for the any of the other traits, and hence reflect false positives. Each bar reflects the additional (i.e., not cumulative) expected associations for specific increments to the GWAS sample size.</w:t>
      </w:r>
    </w:p>
    <w:p w14:paraId="2921231E" w14:textId="77777777" w:rsidR="000A7E31" w:rsidRDefault="00000000">
      <w:pPr>
        <w:rPr>
          <w:lang w:val="en-US"/>
        </w:rPr>
      </w:pPr>
      <w:r>
        <w:rPr>
          <w:lang w:val="en-US"/>
        </w:rPr>
        <w:br w:type="page" w:clear="all"/>
      </w:r>
    </w:p>
    <w:p w14:paraId="774D0B04" w14:textId="77777777" w:rsidR="000A7E31" w:rsidRDefault="00000000">
      <w:pPr>
        <w:rPr>
          <w:lang w:val="en-US"/>
        </w:rPr>
      </w:pPr>
      <w:r>
        <w:rPr>
          <w:noProof/>
          <w:lang w:val="en-US"/>
        </w:rPr>
        <w:lastRenderedPageBreak/>
        <mc:AlternateContent>
          <mc:Choice Requires="wpg">
            <w:drawing>
              <wp:inline distT="0" distB="0" distL="0" distR="0" wp14:anchorId="6F06B26F" wp14:editId="6EF8337F">
                <wp:extent cx="6400800" cy="5486400"/>
                <wp:effectExtent l="0" t="0" r="0" b="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90403" name=""/>
                        <pic:cNvPicPr>
                          <a:picLocks noChangeAspect="1"/>
                        </pic:cNvPicPr>
                      </pic:nvPicPr>
                      <pic:blipFill>
                        <a:blip r:embed="rId30"/>
                        <a:stretch/>
                      </pic:blipFill>
                      <pic:spPr bwMode="auto">
                        <a:xfrm>
                          <a:off x="0" y="0"/>
                          <a:ext cx="6400798" cy="5486398"/>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504.00pt;height:432.00pt;mso-wrap-distance-left:0.00pt;mso-wrap-distance-top:0.00pt;mso-wrap-distance-right:0.00pt;mso-wrap-distance-bottom:0.00pt;z-index:1;" stroked="false">
                <v:imagedata r:id="rId31" o:title=""/>
                <o:lock v:ext="edit" rotation="t"/>
              </v:shape>
            </w:pict>
          </mc:Fallback>
        </mc:AlternateContent>
      </w:r>
    </w:p>
    <w:p w14:paraId="61AC7F7A" w14:textId="77777777" w:rsidR="000A7E31" w:rsidRDefault="00000000">
      <w:pPr>
        <w:pStyle w:val="Caption"/>
        <w:rPr>
          <w:rFonts w:eastAsia="Times New Roman"/>
          <w:lang w:val="en-US"/>
        </w:rPr>
      </w:pPr>
      <w:bookmarkStart w:id="97" w:name="_Ref199259036"/>
      <w:r>
        <w:rPr>
          <w:b/>
          <w:bCs/>
        </w:rPr>
        <w:t>Figure S</w:t>
      </w:r>
      <w:r>
        <w:rPr>
          <w:b/>
          <w:bCs/>
        </w:rPr>
        <w:fldChar w:fldCharType="begin"/>
      </w:r>
      <w:r>
        <w:rPr>
          <w:b/>
          <w:bCs/>
        </w:rPr>
        <w:instrText xml:space="preserve"> SEQ Figure_S \* ARABIC </w:instrText>
      </w:r>
      <w:r>
        <w:rPr>
          <w:b/>
          <w:bCs/>
        </w:rPr>
        <w:fldChar w:fldCharType="separate"/>
      </w:r>
      <w:r>
        <w:rPr>
          <w:b/>
          <w:bCs/>
        </w:rPr>
        <w:t>5</w:t>
      </w:r>
      <w:r>
        <w:rPr>
          <w:b/>
          <w:bCs/>
        </w:rPr>
        <w:fldChar w:fldCharType="end"/>
      </w:r>
      <w:bookmarkEnd w:id="97"/>
      <w:r>
        <w:rPr>
          <w:b/>
          <w:bCs/>
        </w:rPr>
        <w:t xml:space="preserve">. </w:t>
      </w:r>
      <w:r>
        <w:rPr>
          <w:lang w:val="en-US"/>
        </w:rPr>
        <w:t>Inflation of type I error rates as a function of sample size driven by off-target associations under multivariate xAM. Here, we examine a GWAS of a single trait under xAM with one or four other phenotypes (colors / linetype), for varying numbers of distinct causal variants each (rows). Each phenotype has a heritability of 0.5 and cross-mate cross-trait correlations are all set to 0.2. “Off target” hits refer to genome-wide significant associations at causal variants for the any of the other traits, and hence reflect false positives.</w:t>
      </w:r>
    </w:p>
    <w:p w14:paraId="31A3623C" w14:textId="77777777" w:rsidR="000A7E31" w:rsidRDefault="000A7E31">
      <w:pPr>
        <w:rPr>
          <w:lang w:val="en-US"/>
        </w:rPr>
      </w:pPr>
    </w:p>
    <w:p w14:paraId="63FC5563" w14:textId="77777777" w:rsidR="000A7E31" w:rsidRDefault="00000000">
      <w:pPr>
        <w:rPr>
          <w:lang w:val="en-US"/>
        </w:rPr>
      </w:pPr>
      <w:r>
        <w:rPr>
          <w:noProof/>
          <w:lang w:val="en-US"/>
        </w:rPr>
        <w:lastRenderedPageBreak/>
        <mc:AlternateContent>
          <mc:Choice Requires="wpg">
            <w:drawing>
              <wp:inline distT="0" distB="0" distL="0" distR="0" wp14:anchorId="42DC93FC" wp14:editId="23260656">
                <wp:extent cx="6400800" cy="4267200"/>
                <wp:effectExtent l="0" t="0" r="0" b="0"/>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70062" name=""/>
                        <pic:cNvPicPr>
                          <a:picLocks noChangeAspect="1"/>
                        </pic:cNvPicPr>
                      </pic:nvPicPr>
                      <pic:blipFill>
                        <a:blip r:embed="rId32"/>
                        <a:stretch/>
                      </pic:blipFill>
                      <pic:spPr bwMode="auto">
                        <a:xfrm>
                          <a:off x="0" y="0"/>
                          <a:ext cx="6400798" cy="426719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504.00pt;height:336.00pt;mso-wrap-distance-left:0.00pt;mso-wrap-distance-top:0.00pt;mso-wrap-distance-right:0.00pt;mso-wrap-distance-bottom:0.00pt;z-index:1;" stroked="false">
                <v:imagedata r:id="rId33" o:title=""/>
                <o:lock v:ext="edit" rotation="t"/>
              </v:shape>
            </w:pict>
          </mc:Fallback>
        </mc:AlternateContent>
      </w:r>
    </w:p>
    <w:p w14:paraId="62649CA4" w14:textId="77777777" w:rsidR="000A7E31" w:rsidRDefault="00000000">
      <w:pPr>
        <w:pStyle w:val="Caption"/>
        <w:rPr>
          <w:rFonts w:eastAsia="Times New Roman"/>
          <w:lang w:val="en-US"/>
        </w:rPr>
      </w:pPr>
      <w:bookmarkStart w:id="98" w:name="_Ref199259101"/>
      <w:r>
        <w:rPr>
          <w:b/>
          <w:bCs/>
        </w:rPr>
        <w:t>Figure S</w:t>
      </w:r>
      <w:r>
        <w:rPr>
          <w:b/>
          <w:bCs/>
        </w:rPr>
        <w:fldChar w:fldCharType="begin"/>
      </w:r>
      <w:r>
        <w:rPr>
          <w:b/>
          <w:bCs/>
        </w:rPr>
        <w:instrText xml:space="preserve"> SEQ Figure_S \* ARABIC </w:instrText>
      </w:r>
      <w:r>
        <w:rPr>
          <w:b/>
          <w:bCs/>
        </w:rPr>
        <w:fldChar w:fldCharType="separate"/>
      </w:r>
      <w:r>
        <w:rPr>
          <w:b/>
          <w:bCs/>
        </w:rPr>
        <w:t>6</w:t>
      </w:r>
      <w:r>
        <w:rPr>
          <w:b/>
          <w:bCs/>
        </w:rPr>
        <w:fldChar w:fldCharType="end"/>
      </w:r>
      <w:bookmarkEnd w:id="98"/>
      <w:r>
        <w:rPr>
          <w:b/>
          <w:bCs/>
        </w:rPr>
        <w:t xml:space="preserve">. </w:t>
      </w:r>
      <w:r>
        <w:rPr>
          <w:lang w:val="en-US"/>
        </w:rPr>
        <w:t>Expected number of on-target versus off-target associations as a function of GWAS sample size after five generations of bivariate or 5-variate xAM. Here, we examine a GWAS of a single trait under xAM with one (top row) or four (bottom row) other phenotypes, each with M=2000, 4000, or 8000 distinct causal variants each (vertical panels). Each phenotype has a heritability of 0.5 and cross-mate cross-trait correlations are all set to 0.2. “On target” hits refer to genome-wide significant associations at causal variants for the focal GWAS trait. “Off target” hits refer to genome-wide significant associations at causal variants for the any of the other traits, and hence reflect false positives.</w:t>
      </w:r>
    </w:p>
    <w:p w14:paraId="48DA2C13" w14:textId="77777777" w:rsidR="000A7E31" w:rsidRDefault="00000000">
      <w:pPr>
        <w:rPr>
          <w:lang w:val="en-US"/>
        </w:rPr>
      </w:pPr>
      <w:r>
        <w:rPr>
          <w:lang w:val="en-US"/>
        </w:rPr>
        <w:br w:type="page" w:clear="all"/>
      </w:r>
    </w:p>
    <w:p w14:paraId="74D9AF57" w14:textId="77777777" w:rsidR="000A7E31" w:rsidRDefault="00000000">
      <w:pPr>
        <w:rPr>
          <w:lang w:val="en-US"/>
        </w:rPr>
      </w:pPr>
      <w:r>
        <w:rPr>
          <w:noProof/>
          <w:lang w:val="en-US"/>
        </w:rPr>
        <w:lastRenderedPageBreak/>
        <mc:AlternateContent>
          <mc:Choice Requires="wpg">
            <w:drawing>
              <wp:inline distT="0" distB="0" distL="0" distR="0" wp14:anchorId="04CDD847" wp14:editId="67EED6C2">
                <wp:extent cx="6400800" cy="3556000"/>
                <wp:effectExtent l="0" t="0" r="0" b="0"/>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38670" name=""/>
                        <pic:cNvPicPr>
                          <a:picLocks noChangeAspect="1"/>
                        </pic:cNvPicPr>
                      </pic:nvPicPr>
                      <pic:blipFill>
                        <a:blip r:embed="rId34"/>
                        <a:stretch/>
                      </pic:blipFill>
                      <pic:spPr bwMode="auto">
                        <a:xfrm>
                          <a:off x="0" y="0"/>
                          <a:ext cx="6400798" cy="355599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504.00pt;height:280.00pt;mso-wrap-distance-left:0.00pt;mso-wrap-distance-top:0.00pt;mso-wrap-distance-right:0.00pt;mso-wrap-distance-bottom:0.00pt;z-index:1;" stroked="false">
                <v:imagedata r:id="rId35" o:title=""/>
                <o:lock v:ext="edit" rotation="t"/>
              </v:shape>
            </w:pict>
          </mc:Fallback>
        </mc:AlternateContent>
      </w:r>
    </w:p>
    <w:p w14:paraId="5E287FA9" w14:textId="77777777" w:rsidR="000A7E31" w:rsidRDefault="00000000">
      <w:pPr>
        <w:pStyle w:val="Caption"/>
        <w:rPr>
          <w:rFonts w:eastAsia="Times New Roman"/>
          <w:lang w:val="en-US"/>
        </w:rPr>
      </w:pPr>
      <w:bookmarkStart w:id="99" w:name="_Ref199259109"/>
      <w:r>
        <w:rPr>
          <w:b/>
          <w:bCs/>
        </w:rPr>
        <w:t>Figure S</w:t>
      </w:r>
      <w:r>
        <w:rPr>
          <w:b/>
          <w:bCs/>
        </w:rPr>
        <w:fldChar w:fldCharType="begin"/>
      </w:r>
      <w:r>
        <w:rPr>
          <w:b/>
          <w:bCs/>
        </w:rPr>
        <w:instrText xml:space="preserve"> SEQ Figure_S \* ARABIC </w:instrText>
      </w:r>
      <w:r>
        <w:rPr>
          <w:b/>
          <w:bCs/>
        </w:rPr>
        <w:fldChar w:fldCharType="separate"/>
      </w:r>
      <w:r>
        <w:rPr>
          <w:b/>
          <w:bCs/>
        </w:rPr>
        <w:t>7</w:t>
      </w:r>
      <w:r>
        <w:rPr>
          <w:b/>
          <w:bCs/>
        </w:rPr>
        <w:fldChar w:fldCharType="end"/>
      </w:r>
      <w:bookmarkEnd w:id="99"/>
      <w:r>
        <w:rPr>
          <w:b/>
          <w:bCs/>
        </w:rPr>
        <w:t xml:space="preserve">. </w:t>
      </w:r>
      <w:r>
        <w:rPr>
          <w:lang w:val="en-US"/>
        </w:rPr>
        <w:t xml:space="preserve">Expected false positive rate at a given off-target locus effect as a function of its magnitude (horizontal axis) and of sample size (color and line type). Each phenotype has a heritability of 0.5 with Gaussian standardized effects across 4000 distinct loci, and cross-mate cross-trait correlations are all set to 0.2. The right end of the axis reflects probability of detecting a genome-wide significant association with causal variant with the largest effect on a secondary trait under xAM with the focal GWAS trait. In a discovery sample of 6.4M individuals, the empirical type I error rate at the median effect size off-target causal variant will be 1,000 times greater than expected; at the largest effect size off-target </w:t>
      </w:r>
      <w:r>
        <w:rPr>
          <w:rFonts w:eastAsia="Times New Roman"/>
          <w:lang w:val="en-US"/>
        </w:rPr>
        <w:t>loci this factor increases above 10,000,000.</w:t>
      </w:r>
    </w:p>
    <w:p w14:paraId="52B65554" w14:textId="77777777" w:rsidR="000A7E31" w:rsidRDefault="00000000">
      <w:pPr>
        <w:rPr>
          <w:lang w:val="en-US"/>
        </w:rPr>
      </w:pPr>
      <w:r>
        <w:rPr>
          <w:lang w:val="en-US"/>
        </w:rPr>
        <w:br w:type="page" w:clear="all"/>
      </w:r>
    </w:p>
    <w:bookmarkStart w:id="100" w:name="_Ref179976001"/>
    <w:p w14:paraId="37F456AD" w14:textId="77777777" w:rsidR="000A7E31" w:rsidRDefault="00000000">
      <w:pPr>
        <w:pStyle w:val="Caption"/>
        <w:rPr>
          <w:sz w:val="22"/>
          <w:szCs w:val="22"/>
        </w:rPr>
      </w:pPr>
      <w:r>
        <w:rPr>
          <w:noProof/>
          <w:lang w:val="en-US"/>
        </w:rPr>
        <w:lastRenderedPageBreak/>
        <mc:AlternateContent>
          <mc:Choice Requires="wpg">
            <w:drawing>
              <wp:anchor distT="0" distB="0" distL="114300" distR="114300" simplePos="0" relativeHeight="251663360" behindDoc="0" locked="0" layoutInCell="1" allowOverlap="1" wp14:anchorId="50B1CECE" wp14:editId="5057981E">
                <wp:simplePos x="0" y="0"/>
                <wp:positionH relativeFrom="margin">
                  <wp:align>center</wp:align>
                </wp:positionH>
                <wp:positionV relativeFrom="paragraph">
                  <wp:posOffset>0</wp:posOffset>
                </wp:positionV>
                <wp:extent cx="5560695" cy="6255385"/>
                <wp:effectExtent l="0" t="0" r="1905" b="0"/>
                <wp:wrapTopAndBottom/>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20843" name="Picture 1"/>
                        <pic:cNvPicPr>
                          <a:picLocks noChangeAspect="1"/>
                        </pic:cNvPicPr>
                      </pic:nvPicPr>
                      <pic:blipFill>
                        <a:blip r:embed="rId36"/>
                        <a:stretch/>
                      </pic:blipFill>
                      <pic:spPr bwMode="auto">
                        <a:xfrm>
                          <a:off x="0" y="0"/>
                          <a:ext cx="5560695" cy="6255781"/>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251663360;o:allowoverlap:true;o:allowincell:true;mso-position-horizontal-relative:margin;mso-position-horizontal:center;mso-position-vertical-relative:text;margin-top:0.00pt;mso-position-vertical:absolute;width:437.85pt;height:492.55pt;mso-wrap-distance-left:9.00pt;mso-wrap-distance-top:0.00pt;mso-wrap-distance-right:9.00pt;mso-wrap-distance-bottom:0.00pt;z-index:1;" stroked="false">
                <w10:wrap type="topAndBottom"/>
                <v:imagedata r:id="rId37" o:title=""/>
                <o:lock v:ext="edit" rotation="t"/>
              </v:shape>
            </w:pict>
          </mc:Fallback>
        </mc:AlternateContent>
      </w:r>
      <w:bookmarkStart w:id="101" w:name="_Ref165990135"/>
      <w:r>
        <w:rPr>
          <w:b/>
          <w:bCs/>
        </w:rPr>
        <w:t>Figure S</w:t>
      </w:r>
      <w:r>
        <w:rPr>
          <w:b/>
          <w:bCs/>
        </w:rPr>
        <w:fldChar w:fldCharType="begin"/>
      </w:r>
      <w:r>
        <w:rPr>
          <w:b/>
          <w:bCs/>
        </w:rPr>
        <w:instrText xml:space="preserve"> SEQ Figure_S \* ARABIC </w:instrText>
      </w:r>
      <w:r>
        <w:rPr>
          <w:b/>
          <w:bCs/>
        </w:rPr>
        <w:fldChar w:fldCharType="separate"/>
      </w:r>
      <w:r>
        <w:rPr>
          <w:b/>
          <w:bCs/>
        </w:rPr>
        <w:t>8</w:t>
      </w:r>
      <w:r>
        <w:rPr>
          <w:b/>
          <w:bCs/>
        </w:rPr>
        <w:fldChar w:fldCharType="end"/>
      </w:r>
      <w:bookmarkEnd w:id="100"/>
      <w:bookmarkEnd w:id="101"/>
      <w:r>
        <w:rPr>
          <w:b/>
          <w:bCs/>
        </w:rPr>
        <w:t>.</w:t>
      </w:r>
      <w:r>
        <w:t xml:space="preserve"> True and estimated heritability across successive generations of 5-variate xAM averaged over five phenotypes with orthogonal genetic effects. Architectures include gene-environment interactions (G</w:t>
      </w:r>
      <w:r>
        <w:rPr>
          <w:rStyle w:val="box"/>
          <w:i w:val="0"/>
          <w:iCs w:val="0"/>
        </w:rPr>
        <w:t>×</w:t>
      </w:r>
      <w:r>
        <w:t>E; varying across rows), vertical transmission of environment from parent to offspring (VT), or both, in addition to cross-trait assortative mating (xAM). When present, G</w:t>
      </w:r>
      <w:r>
        <w:rPr>
          <w:rStyle w:val="box"/>
          <w:i w:val="0"/>
          <w:iCs w:val="0"/>
        </w:rPr>
        <w:t>×</w:t>
      </w:r>
      <w:r>
        <w:t xml:space="preserve">E and VT account for 5% or 20% of the total phenotypic variance at generation zero. </w:t>
      </w:r>
    </w:p>
    <w:p w14:paraId="33ADF88D" w14:textId="77777777" w:rsidR="000A7E31" w:rsidRDefault="000A7E31">
      <w:pPr>
        <w:rPr>
          <w:i/>
          <w:iCs/>
          <w:lang w:val="en-US"/>
        </w:rPr>
      </w:pPr>
    </w:p>
    <w:p w14:paraId="3424FA90" w14:textId="77777777" w:rsidR="000A7E31" w:rsidRDefault="00000000">
      <w:pPr>
        <w:pStyle w:val="BodyText"/>
        <w:jc w:val="center"/>
      </w:pPr>
      <w:r>
        <w:rPr>
          <w:noProof/>
        </w:rPr>
        <w:lastRenderedPageBreak/>
        <mc:AlternateContent>
          <mc:Choice Requires="wpg">
            <w:drawing>
              <wp:inline distT="0" distB="0" distL="0" distR="0" wp14:anchorId="4B738439" wp14:editId="29A469EE">
                <wp:extent cx="5573417" cy="6270094"/>
                <wp:effectExtent l="0" t="0" r="8255"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79731" name="Picture 1"/>
                        <pic:cNvPicPr>
                          <a:picLocks noChangeAspect="1"/>
                        </pic:cNvPicPr>
                      </pic:nvPicPr>
                      <pic:blipFill>
                        <a:blip r:embed="rId38"/>
                        <a:stretch/>
                      </pic:blipFill>
                      <pic:spPr bwMode="auto">
                        <a:xfrm>
                          <a:off x="0" y="0"/>
                          <a:ext cx="5573417" cy="627009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38.85pt;height:493.71pt;mso-wrap-distance-left:0.00pt;mso-wrap-distance-top:0.00pt;mso-wrap-distance-right:0.00pt;mso-wrap-distance-bottom:0.00pt;z-index:1;" stroked="false">
                <v:imagedata r:id="rId39" o:title=""/>
                <o:lock v:ext="edit" rotation="t"/>
              </v:shape>
            </w:pict>
          </mc:Fallback>
        </mc:AlternateContent>
      </w:r>
    </w:p>
    <w:p w14:paraId="09AD28C7" w14:textId="77777777" w:rsidR="000A7E31" w:rsidRDefault="00000000">
      <w:pPr>
        <w:pStyle w:val="Caption"/>
      </w:pPr>
      <w:r>
        <w:rPr>
          <w:b/>
          <w:bCs/>
        </w:rPr>
        <w:t>Figure S</w:t>
      </w:r>
      <w:r>
        <w:rPr>
          <w:b/>
          <w:bCs/>
        </w:rPr>
        <w:fldChar w:fldCharType="begin"/>
      </w:r>
      <w:r>
        <w:rPr>
          <w:b/>
          <w:bCs/>
        </w:rPr>
        <w:instrText xml:space="preserve"> SEQ Figure_S \* ARABIC </w:instrText>
      </w:r>
      <w:r>
        <w:rPr>
          <w:b/>
          <w:bCs/>
        </w:rPr>
        <w:fldChar w:fldCharType="separate"/>
      </w:r>
      <w:r>
        <w:rPr>
          <w:b/>
          <w:bCs/>
        </w:rPr>
        <w:t>9</w:t>
      </w:r>
      <w:r>
        <w:rPr>
          <w:b/>
          <w:bCs/>
        </w:rPr>
        <w:fldChar w:fldCharType="end"/>
      </w:r>
      <w:r>
        <w:t>. Alternative presentation of true and estimated heritability across successive generations of 5-variate xAM averaged over five phenotypes with orthogonal genetic effects. Architectures include gene-environment interactions (G</w:t>
      </w:r>
      <w:r>
        <w:rPr>
          <w:rStyle w:val="box"/>
          <w:i w:val="0"/>
          <w:iCs w:val="0"/>
        </w:rPr>
        <w:t>×</w:t>
      </w:r>
      <w:r>
        <w:t>E), vertical transmission of environment from parent to offspring (VT; varying across rows), or both, in addition to cross-trait assortative mating (xAM). When present, G</w:t>
      </w:r>
      <w:r>
        <w:rPr>
          <w:rStyle w:val="box"/>
          <w:i w:val="0"/>
          <w:iCs w:val="0"/>
        </w:rPr>
        <w:t>×</w:t>
      </w:r>
      <w:r>
        <w:t>E and VT account for 5% or 20% of the total phenotypic variance at generation zero.</w:t>
      </w:r>
    </w:p>
    <w:p w14:paraId="53021230" w14:textId="77777777" w:rsidR="000A7E31" w:rsidRDefault="00000000">
      <w:pPr>
        <w:widowControl/>
        <w:spacing w:before="180"/>
        <w:ind w:left="720"/>
        <w:rPr>
          <w:i/>
          <w:iCs/>
          <w:sz w:val="20"/>
          <w:szCs w:val="20"/>
        </w:rPr>
      </w:pPr>
      <w:r>
        <w:br w:type="page" w:clear="all"/>
      </w:r>
    </w:p>
    <w:p w14:paraId="1180A89C" w14:textId="77777777" w:rsidR="000A7E31" w:rsidRDefault="00000000">
      <w:pPr>
        <w:pStyle w:val="BodyText"/>
        <w:jc w:val="center"/>
      </w:pPr>
      <w:r>
        <w:rPr>
          <w:noProof/>
        </w:rPr>
        <w:lastRenderedPageBreak/>
        <mc:AlternateContent>
          <mc:Choice Requires="wpg">
            <w:drawing>
              <wp:inline distT="0" distB="0" distL="0" distR="0" wp14:anchorId="2380A688" wp14:editId="1981656F">
                <wp:extent cx="5522976" cy="6213347"/>
                <wp:effectExtent l="0" t="0" r="1905"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29364" name="Picture 1"/>
                        <pic:cNvPicPr>
                          <a:picLocks noChangeAspect="1"/>
                        </pic:cNvPicPr>
                      </pic:nvPicPr>
                      <pic:blipFill>
                        <a:blip r:embed="rId40"/>
                        <a:stretch/>
                      </pic:blipFill>
                      <pic:spPr bwMode="auto">
                        <a:xfrm>
                          <a:off x="0" y="0"/>
                          <a:ext cx="5522976" cy="621334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34.88pt;height:489.24pt;mso-wrap-distance-left:0.00pt;mso-wrap-distance-top:0.00pt;mso-wrap-distance-right:0.00pt;mso-wrap-distance-bottom:0.00pt;z-index:1;" stroked="false">
                <v:imagedata r:id="rId41" o:title=""/>
                <o:lock v:ext="edit" rotation="t"/>
              </v:shape>
            </w:pict>
          </mc:Fallback>
        </mc:AlternateContent>
      </w:r>
    </w:p>
    <w:p w14:paraId="0FD1351A" w14:textId="77777777" w:rsidR="000A7E31" w:rsidRDefault="00000000">
      <w:pPr>
        <w:pStyle w:val="Caption"/>
      </w:pPr>
      <w:bookmarkStart w:id="102" w:name="_Ref165990156"/>
      <w:r>
        <w:rPr>
          <w:b/>
          <w:bCs/>
        </w:rPr>
        <w:t>Figure S</w:t>
      </w:r>
      <w:r>
        <w:rPr>
          <w:b/>
          <w:bCs/>
        </w:rPr>
        <w:fldChar w:fldCharType="begin"/>
      </w:r>
      <w:r>
        <w:rPr>
          <w:b/>
          <w:bCs/>
        </w:rPr>
        <w:instrText xml:space="preserve"> SEQ Figure_S \* ARABIC </w:instrText>
      </w:r>
      <w:r>
        <w:rPr>
          <w:b/>
          <w:bCs/>
        </w:rPr>
        <w:fldChar w:fldCharType="separate"/>
      </w:r>
      <w:r>
        <w:rPr>
          <w:b/>
          <w:bCs/>
        </w:rPr>
        <w:t>10</w:t>
      </w:r>
      <w:r>
        <w:rPr>
          <w:b/>
          <w:bCs/>
        </w:rPr>
        <w:fldChar w:fldCharType="end"/>
      </w:r>
      <w:bookmarkEnd w:id="102"/>
      <w:r>
        <w:t>. Alternative presentation of true polygenic score correlation and estimated effect correlation across successive generations of 5-variate xAM averaged over five phenotypes with orthogonal genetic effects. Architectures include gene-environment interactions (G</w:t>
      </w:r>
      <w:r>
        <w:rPr>
          <w:rStyle w:val="box"/>
          <w:i w:val="0"/>
          <w:iCs w:val="0"/>
        </w:rPr>
        <w:t>×</w:t>
      </w:r>
      <w:r>
        <w:t>E), vertical transmission of environment from parent to offspring (VT; varying across rows), or both, in addition to cross-trait assortative mating (xAM). When present, G</w:t>
      </w:r>
      <w:r>
        <w:rPr>
          <w:rStyle w:val="box"/>
          <w:i w:val="0"/>
          <w:iCs w:val="0"/>
        </w:rPr>
        <w:t>×</w:t>
      </w:r>
      <w:r>
        <w:t>E and VT account for 5% or 20% of the total phenotypic variance at generation zero.</w:t>
      </w:r>
      <w:r>
        <w:br w:type="page" w:clear="all"/>
      </w:r>
    </w:p>
    <w:p w14:paraId="67EEE469" w14:textId="77777777" w:rsidR="000A7E31" w:rsidRDefault="00000000">
      <w:pPr>
        <w:jc w:val="center"/>
      </w:pPr>
      <w:r>
        <w:rPr>
          <w:noProof/>
        </w:rPr>
        <w:lastRenderedPageBreak/>
        <mc:AlternateContent>
          <mc:Choice Requires="wpg">
            <w:drawing>
              <wp:inline distT="0" distB="0" distL="0" distR="0" wp14:anchorId="141D0561" wp14:editId="38641A9A">
                <wp:extent cx="5522976" cy="6213347"/>
                <wp:effectExtent l="0" t="0" r="1905"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72278" name="Picture 1"/>
                        <pic:cNvPicPr>
                          <a:picLocks noChangeAspect="1"/>
                        </pic:cNvPicPr>
                      </pic:nvPicPr>
                      <pic:blipFill>
                        <a:blip r:embed="rId42"/>
                        <a:stretch/>
                      </pic:blipFill>
                      <pic:spPr bwMode="auto">
                        <a:xfrm>
                          <a:off x="0" y="0"/>
                          <a:ext cx="5522976" cy="621334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34.88pt;height:489.24pt;mso-wrap-distance-left:0.00pt;mso-wrap-distance-top:0.00pt;mso-wrap-distance-right:0.00pt;mso-wrap-distance-bottom:0.00pt;z-index:1;" stroked="false">
                <v:imagedata r:id="rId43" o:title=""/>
                <o:lock v:ext="edit" rotation="t"/>
              </v:shape>
            </w:pict>
          </mc:Fallback>
        </mc:AlternateContent>
      </w:r>
    </w:p>
    <w:p w14:paraId="52BD724D" w14:textId="77777777" w:rsidR="000A7E31" w:rsidRDefault="00000000">
      <w:pPr>
        <w:pStyle w:val="Caption"/>
      </w:pPr>
      <w:bookmarkStart w:id="103" w:name="_Ref179912804"/>
      <w:bookmarkStart w:id="104" w:name="_Ref165989997"/>
      <w:r>
        <w:rPr>
          <w:b/>
          <w:bCs/>
        </w:rPr>
        <w:t>Figure S</w:t>
      </w:r>
      <w:r>
        <w:rPr>
          <w:b/>
          <w:bCs/>
        </w:rPr>
        <w:fldChar w:fldCharType="begin"/>
      </w:r>
      <w:r>
        <w:rPr>
          <w:b/>
          <w:bCs/>
        </w:rPr>
        <w:instrText xml:space="preserve"> SEQ Figure_S \* ARABIC </w:instrText>
      </w:r>
      <w:r>
        <w:rPr>
          <w:b/>
          <w:bCs/>
        </w:rPr>
        <w:fldChar w:fldCharType="separate"/>
      </w:r>
      <w:r>
        <w:rPr>
          <w:b/>
          <w:bCs/>
        </w:rPr>
        <w:t>11</w:t>
      </w:r>
      <w:r>
        <w:rPr>
          <w:b/>
          <w:bCs/>
        </w:rPr>
        <w:fldChar w:fldCharType="end"/>
      </w:r>
      <w:bookmarkEnd w:id="103"/>
      <w:r>
        <w:t>. True polygenic index correlation and estimated effect correlation across successive generations of 5-variate xAM averaged over five phenotypes with orthogonal genetic effects. Architectures include gene-environment interactions (G</w:t>
      </w:r>
      <w:r>
        <w:rPr>
          <w:rStyle w:val="box"/>
          <w:i w:val="0"/>
          <w:iCs w:val="0"/>
        </w:rPr>
        <w:t>×</w:t>
      </w:r>
      <w:r>
        <w:t>E), vertical transmission of environment from parent to offspring (VT; varying across rows), or both, in addition to cross-trait assortative mating (xAM). When present, G</w:t>
      </w:r>
      <w:r>
        <w:rPr>
          <w:rStyle w:val="box"/>
          <w:i w:val="0"/>
          <w:iCs w:val="0"/>
        </w:rPr>
        <w:t>×</w:t>
      </w:r>
      <w:r>
        <w:t>E and VT account for 5% or 20% of the total phenotypic variance at generation zero.</w:t>
      </w:r>
    </w:p>
    <w:p w14:paraId="48D6CBDD" w14:textId="77777777" w:rsidR="000A7E31" w:rsidRDefault="000A7E31">
      <w:pPr>
        <w:jc w:val="center"/>
      </w:pPr>
    </w:p>
    <w:p w14:paraId="7357B998" w14:textId="77777777" w:rsidR="000A7E31" w:rsidRDefault="00000000">
      <w:pPr>
        <w:jc w:val="center"/>
      </w:pPr>
      <w:r>
        <w:br w:type="page" w:clear="all"/>
      </w:r>
    </w:p>
    <w:bookmarkStart w:id="105" w:name="_Ref179913389"/>
    <w:p w14:paraId="0777F408" w14:textId="77777777" w:rsidR="000A7E31" w:rsidRDefault="00000000">
      <w:pPr>
        <w:pStyle w:val="Caption"/>
        <w:rPr>
          <w:lang w:val="en-US"/>
        </w:rPr>
      </w:pPr>
      <w:r>
        <w:rPr>
          <w:noProof/>
          <w:sz w:val="22"/>
          <w:szCs w:val="22"/>
        </w:rPr>
        <w:lastRenderedPageBreak/>
        <mc:AlternateContent>
          <mc:Choice Requires="wpg">
            <w:drawing>
              <wp:anchor distT="0" distB="0" distL="114300" distR="114300" simplePos="0" relativeHeight="251660288" behindDoc="0" locked="0" layoutInCell="1" allowOverlap="1" wp14:anchorId="735D60E8" wp14:editId="605B91C0">
                <wp:simplePos x="0" y="0"/>
                <wp:positionH relativeFrom="margin">
                  <wp:posOffset>-98425</wp:posOffset>
                </wp:positionH>
                <wp:positionV relativeFrom="paragraph">
                  <wp:posOffset>0</wp:posOffset>
                </wp:positionV>
                <wp:extent cx="6492240" cy="3246120"/>
                <wp:effectExtent l="0" t="0" r="3810" b="0"/>
                <wp:wrapTopAndBottom/>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00183" name="Picture 1"/>
                        <pic:cNvPicPr>
                          <a:picLocks noChangeAspect="1"/>
                        </pic:cNvPicPr>
                      </pic:nvPicPr>
                      <pic:blipFill>
                        <a:blip r:embed="rId44"/>
                        <a:stretch/>
                      </pic:blipFill>
                      <pic:spPr bwMode="auto">
                        <a:xfrm>
                          <a:off x="0" y="0"/>
                          <a:ext cx="6492240" cy="3246120"/>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position:absolute;z-index:251660288;o:allowoverlap:true;o:allowincell:true;mso-position-horizontal-relative:margin;margin-left:-7.75pt;mso-position-horizontal:absolute;mso-position-vertical-relative:text;margin-top:0.00pt;mso-position-vertical:absolute;width:511.20pt;height:255.60pt;mso-wrap-distance-left:9.00pt;mso-wrap-distance-top:0.00pt;mso-wrap-distance-right:9.00pt;mso-wrap-distance-bottom:0.00pt;z-index:1;" stroked="false">
                <w10:wrap type="topAndBottom"/>
                <v:imagedata r:id="rId45" o:title=""/>
                <o:lock v:ext="edit" rotation="t"/>
              </v:shape>
            </w:pict>
          </mc:Fallback>
        </mc:AlternateContent>
      </w:r>
      <w:r>
        <w:rPr>
          <w:b/>
          <w:bCs/>
        </w:rPr>
        <w:t>Figure S</w:t>
      </w:r>
      <w:r>
        <w:rPr>
          <w:b/>
          <w:bCs/>
        </w:rPr>
        <w:fldChar w:fldCharType="begin"/>
      </w:r>
      <w:r>
        <w:rPr>
          <w:b/>
          <w:bCs/>
        </w:rPr>
        <w:instrText xml:space="preserve"> SEQ Figure_S \* ARABIC </w:instrText>
      </w:r>
      <w:r>
        <w:rPr>
          <w:b/>
          <w:bCs/>
        </w:rPr>
        <w:fldChar w:fldCharType="separate"/>
      </w:r>
      <w:r>
        <w:rPr>
          <w:b/>
          <w:bCs/>
        </w:rPr>
        <w:t>12</w:t>
      </w:r>
      <w:r>
        <w:rPr>
          <w:b/>
          <w:bCs/>
        </w:rPr>
        <w:fldChar w:fldCharType="end"/>
      </w:r>
      <w:bookmarkEnd w:id="104"/>
      <w:bookmarkEnd w:id="105"/>
      <w:r>
        <w:t>.</w:t>
      </w:r>
      <w:r>
        <w:rPr>
          <w:b/>
          <w:bCs/>
        </w:rPr>
        <w:t xml:space="preserve"> </w:t>
      </w:r>
      <w:r>
        <w:t>Population versus within-sibship GWAS.</w:t>
      </w:r>
      <w:r>
        <w:rPr>
          <w:b/>
          <w:bCs/>
        </w:rPr>
        <w:t xml:space="preserve"> (a) </w:t>
      </w:r>
      <w:r>
        <w:t>Relative inflation of empirical to nominal type-I error rates at nominal significance for population-based and within-sibship GWAS with varying power (modulated here by the ratio of sample size to causal variants n/m) across successive generations. Simulations reflect random versus assortative mating (RM versus xAM) with or without gene-environment interactions (G×E) and/or vertical transmission (VT), all in the absence of pleiotropy. When present, G</w:t>
      </w:r>
      <w:r>
        <w:rPr>
          <w:rStyle w:val="box"/>
          <w:i w:val="0"/>
          <w:iCs w:val="0"/>
        </w:rPr>
        <w:t>×</w:t>
      </w:r>
      <w:r>
        <w:t xml:space="preserve">E and VT account for 5% of the total phenotypic variance at generation zero. </w:t>
      </w:r>
      <w:r>
        <w:rPr>
          <w:b/>
          <w:bCs/>
        </w:rPr>
        <w:t>(b)</w:t>
      </w:r>
      <w:r>
        <w:t xml:space="preserve"> Cross-phenotype correlations between population-based versus within sibship GWAS slope estimates over successive generations across simulation conditions.</w:t>
      </w:r>
    </w:p>
    <w:p w14:paraId="1FD99B78" w14:textId="77777777" w:rsidR="000A7E31" w:rsidRDefault="00000000">
      <w:pPr>
        <w:widowControl/>
        <w:spacing w:before="180"/>
        <w:ind w:left="720"/>
      </w:pPr>
      <w:r>
        <w:br w:type="page" w:clear="all"/>
      </w:r>
    </w:p>
    <w:p w14:paraId="7A2E05C9" w14:textId="77777777" w:rsidR="000A7E31" w:rsidRDefault="00000000">
      <w:pPr>
        <w:keepNext/>
        <w:widowControl/>
        <w:spacing w:before="180"/>
        <w:jc w:val="center"/>
      </w:pPr>
      <w:r>
        <w:rPr>
          <w:noProof/>
        </w:rPr>
        <w:lastRenderedPageBreak/>
        <mc:AlternateContent>
          <mc:Choice Requires="wpg">
            <w:drawing>
              <wp:inline distT="0" distB="0" distL="0" distR="0" wp14:anchorId="33F35B20" wp14:editId="19FBB571">
                <wp:extent cx="6400799" cy="3665912"/>
                <wp:effectExtent l="0" t="0" r="635"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10550" name="Picture 1"/>
                        <pic:cNvPicPr>
                          <a:picLocks noChangeAspect="1"/>
                        </pic:cNvPicPr>
                      </pic:nvPicPr>
                      <pic:blipFill>
                        <a:blip r:embed="rId46"/>
                        <a:stretch/>
                      </pic:blipFill>
                      <pic:spPr bwMode="auto">
                        <a:xfrm>
                          <a:off x="0" y="0"/>
                          <a:ext cx="6400798" cy="3665912"/>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504.00pt;height:288.65pt;mso-wrap-distance-left:0.00pt;mso-wrap-distance-top:0.00pt;mso-wrap-distance-right:0.00pt;mso-wrap-distance-bottom:0.00pt;z-index:1;" stroked="false">
                <v:imagedata r:id="rId47" o:title=""/>
                <o:lock v:ext="edit" rotation="t"/>
              </v:shape>
            </w:pict>
          </mc:Fallback>
        </mc:AlternateContent>
      </w:r>
    </w:p>
    <w:p w14:paraId="52A0DCE4" w14:textId="77777777" w:rsidR="000A7E31" w:rsidRDefault="00000000">
      <w:pPr>
        <w:pStyle w:val="Caption"/>
      </w:pPr>
      <w:bookmarkStart w:id="106" w:name="_Ref170915070"/>
      <w:r>
        <w:rPr>
          <w:b/>
          <w:bCs/>
        </w:rPr>
        <w:t>Figure S</w:t>
      </w:r>
      <w:r>
        <w:rPr>
          <w:b/>
          <w:bCs/>
        </w:rPr>
        <w:fldChar w:fldCharType="begin"/>
      </w:r>
      <w:r>
        <w:rPr>
          <w:b/>
          <w:bCs/>
        </w:rPr>
        <w:instrText xml:space="preserve"> SEQ Figure_S \* ARABIC </w:instrText>
      </w:r>
      <w:r>
        <w:rPr>
          <w:b/>
          <w:bCs/>
        </w:rPr>
        <w:fldChar w:fldCharType="separate"/>
      </w:r>
      <w:r>
        <w:rPr>
          <w:b/>
          <w:bCs/>
        </w:rPr>
        <w:t>13</w:t>
      </w:r>
      <w:r>
        <w:rPr>
          <w:b/>
          <w:bCs/>
        </w:rPr>
        <w:fldChar w:fldCharType="end"/>
      </w:r>
      <w:bookmarkEnd w:id="106"/>
      <w:r>
        <w:t>. Relative inflation of empirical to nominal type-I error rates at nominal significance for within-sibship and population-based GWAS in representative samples versus ascertained samples where higher values are preferentially included. Simulations reflect varying mating regimes (random [RM] versus 2- and 5-variate cross-trait assortative mating [xAM] with exchangeable cross-mate cross-trait correlations of 0.2) across architectures with or without gene-environment interactions (G×E) and/or vertical transmission (VT), all in the absence of pleiotropy. When present, G</w:t>
      </w:r>
      <w:r>
        <w:rPr>
          <w:rStyle w:val="box"/>
          <w:i w:val="0"/>
          <w:iCs w:val="0"/>
        </w:rPr>
        <w:t>×</w:t>
      </w:r>
      <w:r>
        <w:t xml:space="preserve">E and VT account for 5% or 20% of the total phenotypic variance at generation zero. In the case representative sampling, the within-sibship design mitigates the false positive rate inflation seen in population-based GWAS. Ascertainment is with respect to the sum of the 2 or 5 phenotypes (observations below the median value are discarded). Whereas ascertaining on sibling mean (i.e., the cross-sibling mean of these values) maintains this pattern, ascertaining on sibling maxima induces inflation and the extent of this inflation varies as a complex function of mating regime and the strength of G×E and VT effects. </w:t>
      </w:r>
    </w:p>
    <w:p w14:paraId="0046EDD3" w14:textId="77777777" w:rsidR="000A7E31" w:rsidRDefault="00000000">
      <w:pPr>
        <w:widowControl/>
        <w:spacing w:before="180"/>
        <w:ind w:left="720"/>
      </w:pPr>
      <w:r>
        <w:br w:type="page" w:clear="all"/>
      </w:r>
    </w:p>
    <w:p w14:paraId="3C1E66B5" w14:textId="77777777" w:rsidR="000A7E31" w:rsidRDefault="00000000">
      <w:pPr>
        <w:keepNext/>
        <w:widowControl/>
        <w:spacing w:before="180"/>
        <w:jc w:val="center"/>
        <w:rPr>
          <w:b/>
          <w:bCs/>
        </w:rPr>
      </w:pPr>
      <w:r>
        <w:rPr>
          <w:noProof/>
        </w:rPr>
        <w:lastRenderedPageBreak/>
        <mc:AlternateContent>
          <mc:Choice Requires="wpg">
            <w:drawing>
              <wp:inline distT="0" distB="0" distL="0" distR="0" wp14:anchorId="686C6938" wp14:editId="220D79E3">
                <wp:extent cx="6095997" cy="3325089"/>
                <wp:effectExtent l="0" t="0" r="635" b="889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92383" name="Picture 1"/>
                        <pic:cNvPicPr>
                          <a:picLocks noChangeAspect="1"/>
                        </pic:cNvPicPr>
                      </pic:nvPicPr>
                      <pic:blipFill>
                        <a:blip r:embed="rId48"/>
                        <a:stretch/>
                      </pic:blipFill>
                      <pic:spPr bwMode="auto">
                        <a:xfrm>
                          <a:off x="0" y="0"/>
                          <a:ext cx="6095997" cy="332508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80.00pt;height:261.82pt;mso-wrap-distance-left:0.00pt;mso-wrap-distance-top:0.00pt;mso-wrap-distance-right:0.00pt;mso-wrap-distance-bottom:0.00pt;z-index:1;" stroked="false">
                <v:imagedata r:id="rId49" o:title=""/>
                <o:lock v:ext="edit" rotation="t"/>
              </v:shape>
            </w:pict>
          </mc:Fallback>
        </mc:AlternateContent>
      </w:r>
    </w:p>
    <w:p w14:paraId="75570A4A" w14:textId="77777777" w:rsidR="000A7E31" w:rsidRDefault="00000000">
      <w:pPr>
        <w:pStyle w:val="Caption"/>
      </w:pPr>
      <w:bookmarkStart w:id="107" w:name="_Ref170915061"/>
      <w:r>
        <w:rPr>
          <w:b/>
          <w:bCs/>
        </w:rPr>
        <w:t>Figure S</w:t>
      </w:r>
      <w:r>
        <w:rPr>
          <w:b/>
          <w:bCs/>
        </w:rPr>
        <w:fldChar w:fldCharType="begin"/>
      </w:r>
      <w:r>
        <w:rPr>
          <w:b/>
          <w:bCs/>
        </w:rPr>
        <w:instrText xml:space="preserve"> SEQ Figure_S \* ARABIC </w:instrText>
      </w:r>
      <w:r>
        <w:rPr>
          <w:b/>
          <w:bCs/>
        </w:rPr>
        <w:fldChar w:fldCharType="separate"/>
      </w:r>
      <w:r>
        <w:rPr>
          <w:b/>
          <w:bCs/>
        </w:rPr>
        <w:t>14</w:t>
      </w:r>
      <w:r>
        <w:rPr>
          <w:b/>
          <w:bCs/>
        </w:rPr>
        <w:fldChar w:fldCharType="end"/>
      </w:r>
      <w:bookmarkEnd w:id="107"/>
      <w:r>
        <w:t>. Correlation between within-sibship and population GWAS slope estimates in representative samples versus ascertained samples where higher values are preferentially included. Simulations reflect varying mating regimes (random [RM] versus 2- and 5-variate cross-trait assortative mating [xAM] with exchangeable cross-mate cross-trait correlations of 0.2) across architectures with or without gene-environment interactions (G×E) and/or vertical transmission (VT), all in the absence of pleiotropy (i.e., the true correlation slope correlation is zero). When present, G</w:t>
      </w:r>
      <w:r>
        <w:rPr>
          <w:rStyle w:val="box"/>
          <w:i w:val="0"/>
          <w:iCs w:val="0"/>
        </w:rPr>
        <w:t>×</w:t>
      </w:r>
      <w:r>
        <w:t xml:space="preserve">E and VT account for 5% or 20% of the total phenotypic variance at generation zero. In the case of representative sampling, the within-sibship design mitigates the bias observed in population-based GWAS. Ascertainment is with respect to the sum of the 2 or 5 phenotypes (observations below the median value are discarded). Whereas ascertaining on sibling mean (i.e., the cross-sibling mean of these values) maintains this pattern, ascertaining on sibling maxima induces inflation and the extent of this inflation varies as a complex function of mating regime and the strength of G×E and VT effects. </w:t>
      </w:r>
    </w:p>
    <w:p w14:paraId="2732AD9F" w14:textId="77777777" w:rsidR="000A7E31" w:rsidRDefault="00000000">
      <w:pPr>
        <w:widowControl/>
        <w:spacing w:before="180"/>
        <w:ind w:left="720"/>
      </w:pPr>
      <w:r>
        <w:br w:type="page" w:clear="all"/>
      </w:r>
    </w:p>
    <w:p w14:paraId="5E3B8699" w14:textId="77777777" w:rsidR="000A7E31" w:rsidRDefault="00000000">
      <w:pPr>
        <w:keepNext/>
        <w:widowControl/>
        <w:spacing w:before="180"/>
        <w:jc w:val="center"/>
      </w:pPr>
      <w:r>
        <w:rPr>
          <w:noProof/>
        </w:rPr>
        <w:lastRenderedPageBreak/>
        <mc:AlternateContent>
          <mc:Choice Requires="wpg">
            <w:drawing>
              <wp:inline distT="0" distB="0" distL="0" distR="0" wp14:anchorId="7A09CC8F" wp14:editId="64F974A5">
                <wp:extent cx="6400799" cy="3491345"/>
                <wp:effectExtent l="0" t="0" r="635"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37990" name="Picture 1"/>
                        <pic:cNvPicPr>
                          <a:picLocks noChangeAspect="1"/>
                        </pic:cNvPicPr>
                      </pic:nvPicPr>
                      <pic:blipFill>
                        <a:blip r:embed="rId50"/>
                        <a:stretch/>
                      </pic:blipFill>
                      <pic:spPr bwMode="auto">
                        <a:xfrm>
                          <a:off x="0" y="0"/>
                          <a:ext cx="6400798" cy="349134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504.00pt;height:274.91pt;mso-wrap-distance-left:0.00pt;mso-wrap-distance-top:0.00pt;mso-wrap-distance-right:0.00pt;mso-wrap-distance-bottom:0.00pt;z-index:1;" stroked="false">
                <v:imagedata r:id="rId51" o:title=""/>
                <o:lock v:ext="edit" rotation="t"/>
              </v:shape>
            </w:pict>
          </mc:Fallback>
        </mc:AlternateContent>
      </w:r>
    </w:p>
    <w:p w14:paraId="2CA7939E" w14:textId="77777777" w:rsidR="000A7E31" w:rsidRDefault="00000000">
      <w:pPr>
        <w:pStyle w:val="Caption"/>
        <w:rPr>
          <w:sz w:val="22"/>
          <w:szCs w:val="22"/>
        </w:rPr>
      </w:pPr>
      <w:bookmarkStart w:id="108" w:name="_Ref173246896"/>
      <w:r>
        <w:rPr>
          <w:b/>
          <w:bCs/>
        </w:rPr>
        <w:t>Figure S</w:t>
      </w:r>
      <w:r>
        <w:rPr>
          <w:b/>
          <w:bCs/>
        </w:rPr>
        <w:fldChar w:fldCharType="begin"/>
      </w:r>
      <w:r>
        <w:rPr>
          <w:b/>
          <w:bCs/>
        </w:rPr>
        <w:instrText xml:space="preserve"> SEQ Figure_S \* ARABIC </w:instrText>
      </w:r>
      <w:r>
        <w:rPr>
          <w:b/>
          <w:bCs/>
        </w:rPr>
        <w:fldChar w:fldCharType="separate"/>
      </w:r>
      <w:r>
        <w:rPr>
          <w:b/>
          <w:bCs/>
        </w:rPr>
        <w:t>15</w:t>
      </w:r>
      <w:r>
        <w:rPr>
          <w:b/>
          <w:bCs/>
        </w:rPr>
        <w:fldChar w:fldCharType="end"/>
      </w:r>
      <w:bookmarkEnd w:id="108"/>
      <w:r>
        <w:t>. Bias in magnitude of estimated GWAS slopes for within-sibship and population-based GWAS in representative samples versus ascertained samples where higher values are preferentially included (observations below the median value are discarded). Bias is quantified using Cohen’s</w:t>
      </w:r>
      <w:r>
        <w:rPr>
          <w:i w:val="0"/>
          <w:iCs w:val="0"/>
        </w:rPr>
        <w:t xml:space="preserve"> </w:t>
      </w:r>
      <w:r>
        <w:t>d. Simulations reflect varying mating regimes (random [RM] versus 2- and 5-variate cross-trait assortative mating [xAM] with exchangeable cross-mate cross-trait correlations of 0.2) across architectures with or without gene-environment interactions (G×E) and/or vertical transmission (VT), all in the absence of pleiotropy. When present, G</w:t>
      </w:r>
      <w:r>
        <w:rPr>
          <w:rStyle w:val="box"/>
          <w:i w:val="0"/>
          <w:iCs w:val="0"/>
        </w:rPr>
        <w:t>×</w:t>
      </w:r>
      <w:r>
        <w:t>E and VT account for 5% or 20% of the total phenotypic variance at generation zero. In contrast to false positive rate inflation (</w:t>
      </w:r>
      <w:r>
        <w:fldChar w:fldCharType="begin"/>
      </w:r>
      <w:r>
        <w:instrText xml:space="preserve"> REF _Ref170915070 \h  \* MERGEFORMAT </w:instrText>
      </w:r>
      <w:r>
        <w:fldChar w:fldCharType="separate"/>
      </w:r>
      <w:r>
        <w:t>Figure S13</w:t>
      </w:r>
      <w:r>
        <w:fldChar w:fldCharType="end"/>
      </w:r>
      <w:r>
        <w:t>) and effect estimate correlations (</w:t>
      </w:r>
      <w:r>
        <w:fldChar w:fldCharType="begin"/>
      </w:r>
      <w:r>
        <w:instrText xml:space="preserve"> REF _Ref170915061 \h  \* MERGEFORMAT </w:instrText>
      </w:r>
      <w:r>
        <w:fldChar w:fldCharType="separate"/>
      </w:r>
      <w:r>
        <w:t>Figure S14</w:t>
      </w:r>
      <w:r>
        <w:fldChar w:fldCharType="end"/>
      </w:r>
      <w:r>
        <w:t>), both mean- and max-based ascertainment can induce artifacts in within-sibship GWAS.</w:t>
      </w:r>
    </w:p>
    <w:p w14:paraId="33D6EDCA" w14:textId="77777777" w:rsidR="000A7E31" w:rsidRDefault="00000000">
      <w:pPr>
        <w:widowControl/>
        <w:spacing w:before="180"/>
        <w:ind w:left="720"/>
        <w:rPr>
          <w:b/>
        </w:rPr>
      </w:pPr>
      <w:r>
        <w:rPr>
          <w:b/>
        </w:rPr>
        <w:br w:type="page" w:clear="all"/>
      </w:r>
    </w:p>
    <w:p w14:paraId="576D2C9B" w14:textId="77777777" w:rsidR="000A7E31" w:rsidRDefault="00000000">
      <w:pPr>
        <w:keepNext/>
        <w:widowControl/>
        <w:spacing w:before="180"/>
      </w:pPr>
      <w:r>
        <w:rPr>
          <w:noProof/>
        </w:rPr>
        <w:lastRenderedPageBreak/>
        <mc:AlternateContent>
          <mc:Choice Requires="wpg">
            <w:drawing>
              <wp:inline distT="0" distB="0" distL="0" distR="0" wp14:anchorId="50FCD0F5" wp14:editId="0DE919E1">
                <wp:extent cx="6400800" cy="2800350"/>
                <wp:effectExtent l="0" t="0" r="0" b="0"/>
                <wp:docPr id="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09181" name="Picture 5"/>
                        <pic:cNvPicPr>
                          <a:picLocks noChangeAspect="1"/>
                        </pic:cNvPicPr>
                      </pic:nvPicPr>
                      <pic:blipFill>
                        <a:blip r:embed="rId52"/>
                        <a:stretch/>
                      </pic:blipFill>
                      <pic:spPr bwMode="auto">
                        <a:xfrm>
                          <a:off x="0" y="0"/>
                          <a:ext cx="6400800" cy="28003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504.00pt;height:220.50pt;mso-wrap-distance-left:0.00pt;mso-wrap-distance-top:0.00pt;mso-wrap-distance-right:0.00pt;mso-wrap-distance-bottom:0.00pt;z-index:1;" stroked="f">
                <v:imagedata r:id="rId53" o:title=""/>
                <o:lock v:ext="edit" rotation="t"/>
              </v:shape>
            </w:pict>
          </mc:Fallback>
        </mc:AlternateContent>
      </w:r>
    </w:p>
    <w:p w14:paraId="1255286D" w14:textId="77777777" w:rsidR="000A7E31" w:rsidRDefault="00000000">
      <w:pPr>
        <w:pStyle w:val="Caption"/>
        <w:rPr>
          <w:b/>
        </w:rPr>
      </w:pPr>
      <w:bookmarkStart w:id="109" w:name="_Ref178522928"/>
      <w:r>
        <w:rPr>
          <w:b/>
          <w:bCs/>
        </w:rPr>
        <w:t>Figure S</w:t>
      </w:r>
      <w:r>
        <w:rPr>
          <w:b/>
          <w:bCs/>
        </w:rPr>
        <w:fldChar w:fldCharType="begin"/>
      </w:r>
      <w:r>
        <w:rPr>
          <w:b/>
          <w:bCs/>
        </w:rPr>
        <w:instrText xml:space="preserve"> SEQ Figure_S \* ARABIC </w:instrText>
      </w:r>
      <w:r>
        <w:rPr>
          <w:b/>
          <w:bCs/>
        </w:rPr>
        <w:fldChar w:fldCharType="separate"/>
      </w:r>
      <w:r>
        <w:rPr>
          <w:b/>
          <w:bCs/>
        </w:rPr>
        <w:t>16</w:t>
      </w:r>
      <w:r>
        <w:rPr>
          <w:b/>
          <w:bCs/>
        </w:rPr>
        <w:fldChar w:fldCharType="end"/>
      </w:r>
      <w:bookmarkEnd w:id="109"/>
      <w:r>
        <w:t>. Relative difference between the local average treatment effect (LATE) for children of heterozygous parents and average treatment effect (ATE) of a single variant as a function of the fraction of heritability it accounts for, signed according to effect direction, for varying minor allele frequencies (MAF). Whereas the ATE reflects the average causal effect in the entire population, the LATE reflects that among individuals with one or more heterozygous parents at a given locus. Sibling-difference GWAS estimates the LATE as doubly-homozygous parents produce offspring with identical genotypes at the corresponding locus. In all cases, the total additive genetic, random noise, vertical transmission, and G×E variance components are respectively fixed to 0.5, 0.3, 0.1, and 0.1. For each MAF-effect combination, variance components alone do not uniquely determine a linear vertical transmission + G×E generative model, and instead correspond to four possible parametrizations, counting multiplicities. Points reflect numeric solutions obtained using a computer algebra system; missing values are an artifact of numerical instabilities at particular combinations of parameters.</w:t>
      </w:r>
    </w:p>
    <w:p w14:paraId="67FCA993" w14:textId="77777777" w:rsidR="000A7E31" w:rsidRDefault="00000000">
      <w:pPr>
        <w:widowControl/>
        <w:spacing w:before="180"/>
        <w:ind w:left="720"/>
        <w:rPr>
          <w:b/>
        </w:rPr>
      </w:pPr>
      <w:r>
        <w:rPr>
          <w:b/>
        </w:rPr>
        <w:br w:type="page" w:clear="all"/>
      </w:r>
    </w:p>
    <w:p w14:paraId="63024D48" w14:textId="77777777" w:rsidR="000A7E31" w:rsidRDefault="00000000">
      <w:pPr>
        <w:keepNext/>
        <w:widowControl/>
        <w:spacing w:before="180"/>
      </w:pPr>
      <w:r>
        <w:rPr>
          <w:noProof/>
        </w:rPr>
        <w:lastRenderedPageBreak/>
        <mc:AlternateContent>
          <mc:Choice Requires="wpg">
            <w:drawing>
              <wp:inline distT="0" distB="0" distL="0" distR="0" wp14:anchorId="42927C2B" wp14:editId="08B256A4">
                <wp:extent cx="6400800" cy="2800350"/>
                <wp:effectExtent l="0" t="0" r="0" b="0"/>
                <wp:docPr id="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92058" name="Picture 6"/>
                        <pic:cNvPicPr>
                          <a:picLocks noChangeAspect="1"/>
                        </pic:cNvPicPr>
                      </pic:nvPicPr>
                      <pic:blipFill>
                        <a:blip r:embed="rId54"/>
                        <a:stretch/>
                      </pic:blipFill>
                      <pic:spPr bwMode="auto">
                        <a:xfrm>
                          <a:off x="0" y="0"/>
                          <a:ext cx="6400800" cy="28003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504.00pt;height:220.50pt;mso-wrap-distance-left:0.00pt;mso-wrap-distance-top:0.00pt;mso-wrap-distance-right:0.00pt;mso-wrap-distance-bottom:0.00pt;z-index:1;" stroked="f">
                <v:imagedata r:id="rId55" o:title=""/>
                <o:lock v:ext="edit" rotation="t"/>
              </v:shape>
            </w:pict>
          </mc:Fallback>
        </mc:AlternateContent>
      </w:r>
    </w:p>
    <w:p w14:paraId="6A5BBE09" w14:textId="77777777" w:rsidR="000A7E31" w:rsidRDefault="00000000">
      <w:pPr>
        <w:pStyle w:val="Caption"/>
      </w:pPr>
      <w:bookmarkStart w:id="110" w:name="_Ref178002160"/>
      <w:r>
        <w:rPr>
          <w:b/>
          <w:bCs/>
        </w:rPr>
        <w:t>Figure S</w:t>
      </w:r>
      <w:r>
        <w:rPr>
          <w:b/>
          <w:bCs/>
        </w:rPr>
        <w:fldChar w:fldCharType="begin"/>
      </w:r>
      <w:r>
        <w:rPr>
          <w:b/>
          <w:bCs/>
        </w:rPr>
        <w:instrText xml:space="preserve"> SEQ Figure_S \* ARABIC </w:instrText>
      </w:r>
      <w:r>
        <w:rPr>
          <w:b/>
          <w:bCs/>
        </w:rPr>
        <w:fldChar w:fldCharType="separate"/>
      </w:r>
      <w:r>
        <w:rPr>
          <w:b/>
          <w:bCs/>
        </w:rPr>
        <w:t>17</w:t>
      </w:r>
      <w:r>
        <w:rPr>
          <w:b/>
          <w:bCs/>
        </w:rPr>
        <w:fldChar w:fldCharType="end"/>
      </w:r>
      <w:bookmarkEnd w:id="110"/>
      <w:r>
        <w:t>. Relative difference between the local average treatment effect (LATE) for children of heterozygous parents and average treatment effect (ATE) of a single variant as a function of the fraction of heritability it accounts for, signed according to effect direction, for varying minor allele frequencies (MAF), on a pseudo-log</w:t>
      </w:r>
      <w:r>
        <w:rPr>
          <w:vertAlign w:val="subscript"/>
        </w:rPr>
        <w:t>10</w:t>
      </w:r>
      <w:r>
        <w:t xml:space="preserve"> scale. Whereas the ATE reflects the average causal effect in the entire population, the LATE reflect that among individuals with one or more heterozygous parents at a given locus. Sibling-difference GWAS estimates the LATE as doubly-homozygous parents produce offspring with identical genotypes at the corresponding locus. In all cases, the total additive genetic, random noise, vertical transmission, and G×E variance components are respectively fixed to 0.5, 0.3, 0.1, and 0.1. For each MAF-effect combination, variance components alone do not uniquely determine a linear vertical transmission + G×E generative model, and instead correspond to four possible parametrizations, counting multiplicities. Points reflect numeric solutions obtained using a computer algebra system; missing values are an artifact of numerical instabilities at particular combinations of parameters.</w:t>
      </w:r>
    </w:p>
    <w:p w14:paraId="5C965B46" w14:textId="77777777" w:rsidR="000A7E31" w:rsidRDefault="00000000">
      <w:pPr>
        <w:pStyle w:val="BodyText"/>
        <w:rPr>
          <w:b/>
          <w:bCs/>
        </w:rPr>
      </w:pPr>
      <w:r>
        <w:rPr>
          <w:noProof/>
        </w:rPr>
        <w:lastRenderedPageBreak/>
        <mc:AlternateContent>
          <mc:Choice Requires="wpg">
            <w:drawing>
              <wp:inline distT="0" distB="0" distL="0" distR="0" wp14:anchorId="3CB27CF6" wp14:editId="2670C9BA">
                <wp:extent cx="6400376" cy="5908040"/>
                <wp:effectExtent l="0" t="0" r="635" b="0"/>
                <wp:docPr id="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61722" name="Picture 6"/>
                        <pic:cNvPicPr>
                          <a:picLocks noChangeAspect="1"/>
                        </pic:cNvPicPr>
                      </pic:nvPicPr>
                      <pic:blipFill>
                        <a:blip r:embed="rId56"/>
                        <a:stretch/>
                      </pic:blipFill>
                      <pic:spPr bwMode="auto">
                        <a:xfrm>
                          <a:off x="0" y="0"/>
                          <a:ext cx="6400376" cy="590804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503.97pt;height:465.20pt;mso-wrap-distance-left:0.00pt;mso-wrap-distance-top:0.00pt;mso-wrap-distance-right:0.00pt;mso-wrap-distance-bottom:0.00pt;z-index:1;" stroked="f">
                <v:imagedata r:id="rId57" o:title=""/>
                <o:lock v:ext="edit" rotation="t"/>
              </v:shape>
            </w:pict>
          </mc:Fallback>
        </mc:AlternateContent>
      </w:r>
    </w:p>
    <w:p w14:paraId="0F387DE0" w14:textId="77777777" w:rsidR="000A7E31" w:rsidRDefault="00000000">
      <w:pPr>
        <w:pStyle w:val="Caption"/>
      </w:pPr>
      <w:bookmarkStart w:id="111" w:name="_Ref178002163"/>
      <w:r>
        <w:rPr>
          <w:b/>
          <w:bCs/>
        </w:rPr>
        <w:t>Figure S</w:t>
      </w:r>
      <w:r>
        <w:rPr>
          <w:b/>
          <w:bCs/>
        </w:rPr>
        <w:fldChar w:fldCharType="begin"/>
      </w:r>
      <w:r>
        <w:rPr>
          <w:b/>
          <w:bCs/>
        </w:rPr>
        <w:instrText xml:space="preserve"> SEQ Figure_S \* ARABIC </w:instrText>
      </w:r>
      <w:r>
        <w:rPr>
          <w:b/>
          <w:bCs/>
        </w:rPr>
        <w:fldChar w:fldCharType="separate"/>
      </w:r>
      <w:r>
        <w:rPr>
          <w:b/>
          <w:bCs/>
        </w:rPr>
        <w:t>18</w:t>
      </w:r>
      <w:r>
        <w:rPr>
          <w:b/>
          <w:bCs/>
        </w:rPr>
        <w:fldChar w:fldCharType="end"/>
      </w:r>
      <w:bookmarkEnd w:id="111"/>
      <w:r>
        <w:rPr>
          <w:b/>
          <w:bCs/>
        </w:rPr>
        <w:t>.</w:t>
      </w:r>
      <w:r>
        <w:t xml:space="preserve"> Vertical transmission and G</w:t>
      </w:r>
      <w:r>
        <w:rPr>
          <w:i w:val="0"/>
          <w:iCs w:val="0"/>
        </w:rPr>
        <w:t>×</w:t>
      </w:r>
      <w:r>
        <w:t>E induced bias of sibling-difference GWAS-derived PGI for carriers of large-effect variants when rare variants tend to have deleterious effects (see Online Methods for details of generative model). Despite (</w:t>
      </w:r>
      <w:r>
        <w:rPr>
          <w:b/>
          <w:bCs/>
        </w:rPr>
        <w:t>a</w:t>
      </w:r>
      <w:r>
        <w:t>) explaining little phenotypic variance in the population, (</w:t>
      </w:r>
      <w:r>
        <w:rPr>
          <w:b/>
          <w:bCs/>
        </w:rPr>
        <w:t>b</w:t>
      </w:r>
      <w:r>
        <w:t>) the top ten largest unstandardized effect variants (</w:t>
      </w:r>
      <w:r>
        <w:rPr>
          <w:b/>
          <w:bCs/>
        </w:rPr>
        <w:t>c</w:t>
      </w:r>
      <w:r>
        <w:t>) have substantially different sibling-GWAS estimated effects (the local average treatment effect [LATE] for individuals with one or more heterozygous parents) versus average treatment effects (ATE) in the population. As a result, (</w:t>
      </w:r>
      <w:r>
        <w:rPr>
          <w:b/>
          <w:bCs/>
        </w:rPr>
        <w:t>d</w:t>
      </w:r>
      <w:r>
        <w:t>) sibling-difference GWAS derived PGI for carriers of these rare large-effect variants yield substantially different values from PGI constructed using true ATE values. However, neither ATE- or LATE-based PGI fully characterize individual genetic liability in the presence of G</w:t>
      </w:r>
      <w:r>
        <w:rPr>
          <w:i w:val="0"/>
          <w:iCs w:val="0"/>
        </w:rPr>
        <w:t>×</w:t>
      </w:r>
      <w:r>
        <w:t xml:space="preserve">E (i.e., within individual-specific environmental contexts). Though not specific to family-based GWAS methods and </w:t>
      </w:r>
      <w:r>
        <w:rPr>
          <w:b/>
          <w:bCs/>
        </w:rPr>
        <w:t>(e)</w:t>
      </w:r>
      <w:r>
        <w:t xml:space="preserve"> separate from the phenomenon inducing discrepancies among LATE- versus ATE- based PGI for carriers of large effect variants, </w:t>
      </w:r>
      <w:r>
        <w:rPr>
          <w:b/>
          <w:bCs/>
        </w:rPr>
        <w:t>(f)</w:t>
      </w:r>
      <w:r>
        <w:t xml:space="preserve"> all additive PGI to account for individual environmental context and yield compromised estimates for individuals at environmental extremes.</w:t>
      </w:r>
    </w:p>
    <w:p w14:paraId="0541AE01" w14:textId="77777777" w:rsidR="000A7E31" w:rsidRDefault="00000000">
      <w:pPr>
        <w:widowControl/>
        <w:spacing w:before="180"/>
        <w:ind w:left="720"/>
        <w:rPr>
          <w:i/>
          <w:iCs/>
          <w:sz w:val="20"/>
          <w:szCs w:val="20"/>
        </w:rPr>
      </w:pPr>
      <w:r>
        <w:br w:type="page" w:clear="all"/>
      </w:r>
    </w:p>
    <w:p w14:paraId="43BD159C" w14:textId="77777777" w:rsidR="000A7E31" w:rsidRDefault="00000000">
      <w:pPr>
        <w:keepNext/>
      </w:pPr>
      <w:r>
        <w:rPr>
          <w:noProof/>
        </w:rPr>
        <w:lastRenderedPageBreak/>
        <mc:AlternateContent>
          <mc:Choice Requires="wpg">
            <w:drawing>
              <wp:inline distT="0" distB="0" distL="0" distR="0" wp14:anchorId="4FF7AEAC" wp14:editId="6BF4EEF9">
                <wp:extent cx="6400006" cy="2327275"/>
                <wp:effectExtent l="0" t="0" r="127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24764" name="Picture 1"/>
                        <pic:cNvPicPr>
                          <a:picLocks noChangeAspect="1"/>
                        </pic:cNvPicPr>
                      </pic:nvPicPr>
                      <pic:blipFill>
                        <a:blip r:embed="rId58"/>
                        <a:stretch/>
                      </pic:blipFill>
                      <pic:spPr bwMode="auto">
                        <a:xfrm>
                          <a:off x="0" y="0"/>
                          <a:ext cx="6400006" cy="232727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503.94pt;height:183.25pt;mso-wrap-distance-left:0.00pt;mso-wrap-distance-top:0.00pt;mso-wrap-distance-right:0.00pt;mso-wrap-distance-bottom:0.00pt;z-index:1;" stroked="false">
                <v:imagedata r:id="rId59" o:title=""/>
                <o:lock v:ext="edit" rotation="t"/>
              </v:shape>
            </w:pict>
          </mc:Fallback>
        </mc:AlternateContent>
      </w:r>
    </w:p>
    <w:p w14:paraId="47F2D2D2" w14:textId="77777777" w:rsidR="000A7E31" w:rsidRDefault="00000000">
      <w:pPr>
        <w:pStyle w:val="Caption"/>
      </w:pPr>
      <w:bookmarkStart w:id="112" w:name="_Ref178514897"/>
      <w:r>
        <w:rPr>
          <w:b/>
          <w:bCs/>
        </w:rPr>
        <w:t>Figure S</w:t>
      </w:r>
      <w:r>
        <w:rPr>
          <w:b/>
          <w:bCs/>
        </w:rPr>
        <w:fldChar w:fldCharType="begin"/>
      </w:r>
      <w:r>
        <w:rPr>
          <w:b/>
          <w:bCs/>
        </w:rPr>
        <w:instrText xml:space="preserve"> SEQ Figure_S \* ARABIC </w:instrText>
      </w:r>
      <w:r>
        <w:rPr>
          <w:b/>
          <w:bCs/>
        </w:rPr>
        <w:fldChar w:fldCharType="separate"/>
      </w:r>
      <w:r>
        <w:rPr>
          <w:b/>
          <w:bCs/>
        </w:rPr>
        <w:t>19</w:t>
      </w:r>
      <w:r>
        <w:rPr>
          <w:b/>
          <w:bCs/>
        </w:rPr>
        <w:fldChar w:fldCharType="end"/>
      </w:r>
      <w:bookmarkEnd w:id="112"/>
      <w:r>
        <w:t>. Individuals’ true average treatment effect (ATE) PGI (</w:t>
      </w:r>
      <m:oMath>
        <m:sSub>
          <m:sSubPr>
            <m:ctrlPr>
              <w:rPr>
                <w:rFonts w:ascii="Cambria Math" w:hAnsi="Cambria Math"/>
              </w:rPr>
            </m:ctrlPr>
          </m:sSubPr>
          <m:e>
            <m:r>
              <w:rPr>
                <w:rFonts w:ascii="Cambria Math" w:hAnsi="Cambria Math"/>
              </w:rPr>
              <m:t>Xβ</m:t>
            </m:r>
          </m:e>
          <m:sub>
            <m:r>
              <w:rPr>
                <w:rFonts w:ascii="Cambria Math" w:hAnsi="Cambria Math"/>
              </w:rPr>
              <m:t>ATE</m:t>
            </m:r>
          </m:sub>
        </m:sSub>
        <m:r>
          <m:rPr>
            <m:scr m:val="double-struck"/>
          </m:rPr>
          <w:rPr>
            <w:rFonts w:ascii="Cambria Math" w:hAnsi="Cambria Math"/>
          </w:rPr>
          <m:t>≔E[</m:t>
        </m:r>
        <m:r>
          <w:rPr>
            <w:rFonts w:ascii="Cambria Math" w:hAnsi="Cambria Math"/>
          </w:rPr>
          <m:t>Xβ|E=</m:t>
        </m:r>
        <m:acc>
          <m:accPr>
            <m:chr m:val="̅"/>
            <m:ctrlPr>
              <w:rPr>
                <w:rFonts w:ascii="Cambria Math" w:hAnsi="Cambria Math"/>
              </w:rPr>
            </m:ctrlPr>
          </m:accPr>
          <m:e>
            <m:r>
              <w:rPr>
                <w:rFonts w:ascii="Cambria Math" w:hAnsi="Cambria Math"/>
              </w:rPr>
              <m:t>E</m:t>
            </m:r>
          </m:e>
        </m:acc>
        <m:r>
          <w:rPr>
            <w:rFonts w:ascii="Cambria Math" w:hAnsi="Cambria Math"/>
          </w:rPr>
          <m:t>]</m:t>
        </m:r>
      </m:oMath>
      <w:r>
        <w:t xml:space="preserve">), which averages across environments, versus true individual-specific PGI (i.e., in the context of individual-specific environments), as a function of sibling-difference GWAS derived PGI, in the presence of G×E. In all cases, the total additive genetic, random noise, and G×E variance components are respectively fixed to 0.5, 0.4, and 0.1 (See Online Methods for generative model). In this setting (which notably lacks variants of large effect), despite the fact that individual effect estimates differ from true ATEs (Supplemental Figures S16-S17), these differences average out across the genome and </w:t>
      </w:r>
      <w:r>
        <w:rPr>
          <w:b/>
          <w:bCs/>
        </w:rPr>
        <w:t>(a)</w:t>
      </w:r>
      <w:r>
        <w:t xml:space="preserve"> sibling-difference GWAS based PGI provide unbiased estimates of individuals’ ATE-based PGI. </w:t>
      </w:r>
      <w:r>
        <w:rPr>
          <w:b/>
          <w:bCs/>
        </w:rPr>
        <w:t>(b)</w:t>
      </w:r>
      <w:r>
        <w:t xml:space="preserve"> On the other hand, unbiased ATE-based PGI will still yield misleading predictions under G×E for individuals in extreme environments (here colored in terms of standard deviations from the population mean). This phenomenon is not unique to sibling-difference GWAS and will affect all polygenic predictors that do not account for individual environment.</w:t>
      </w:r>
    </w:p>
    <w:p w14:paraId="498E9143" w14:textId="77777777" w:rsidR="000A7E31" w:rsidRDefault="00000000">
      <w:r>
        <w:br w:type="page" w:clear="all"/>
      </w:r>
    </w:p>
    <w:p w14:paraId="7D67A269" w14:textId="77777777" w:rsidR="000A7E31" w:rsidRDefault="00000000">
      <w:r>
        <w:rPr>
          <w:noProof/>
        </w:rPr>
        <w:lastRenderedPageBreak/>
        <mc:AlternateContent>
          <mc:Choice Requires="wpg">
            <w:drawing>
              <wp:anchor distT="0" distB="0" distL="114300" distR="114300" simplePos="0" relativeHeight="251665408" behindDoc="0" locked="0" layoutInCell="1" allowOverlap="1" wp14:anchorId="2E80B547" wp14:editId="1AB73126">
                <wp:simplePos x="0" y="0"/>
                <wp:positionH relativeFrom="margin">
                  <wp:posOffset>772160</wp:posOffset>
                </wp:positionH>
                <wp:positionV relativeFrom="paragraph">
                  <wp:posOffset>299085</wp:posOffset>
                </wp:positionV>
                <wp:extent cx="4838065" cy="5806440"/>
                <wp:effectExtent l="0" t="0" r="635" b="3810"/>
                <wp:wrapTopAndBottom/>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76753" name="Picture 1"/>
                        <pic:cNvPicPr>
                          <a:picLocks noChangeAspect="1"/>
                        </pic:cNvPicPr>
                      </pic:nvPicPr>
                      <pic:blipFill>
                        <a:blip r:embed="rId60"/>
                        <a:stretch/>
                      </pic:blipFill>
                      <pic:spPr bwMode="auto">
                        <a:xfrm>
                          <a:off x="0" y="0"/>
                          <a:ext cx="4838065" cy="5806440"/>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position:absolute;z-index:251665408;o:allowoverlap:true;o:allowincell:true;mso-position-horizontal-relative:margin;margin-left:60.80pt;mso-position-horizontal:absolute;mso-position-vertical-relative:text;margin-top:23.55pt;mso-position-vertical:absolute;width:380.95pt;height:457.20pt;mso-wrap-distance-left:9.00pt;mso-wrap-distance-top:0.00pt;mso-wrap-distance-right:9.00pt;mso-wrap-distance-bottom:0.00pt;z-index:1;" stroked="false">
                <w10:wrap type="topAndBottom"/>
                <v:imagedata r:id="rId61" o:title=""/>
                <o:lock v:ext="edit" rotation="t"/>
              </v:shape>
            </w:pict>
          </mc:Fallback>
        </mc:AlternateContent>
      </w:r>
    </w:p>
    <w:p w14:paraId="0BCE85A4" w14:textId="77777777" w:rsidR="000A7E31" w:rsidRDefault="00000000">
      <w:pPr>
        <w:pStyle w:val="Caption"/>
        <w:rPr>
          <w:sz w:val="22"/>
          <w:szCs w:val="22"/>
        </w:rPr>
      </w:pPr>
      <w:bookmarkStart w:id="113" w:name="_Ref171341603"/>
      <w:r>
        <w:rPr>
          <w:b/>
          <w:bCs/>
        </w:rPr>
        <w:t>Figure S</w:t>
      </w:r>
      <w:r>
        <w:rPr>
          <w:b/>
          <w:bCs/>
        </w:rPr>
        <w:fldChar w:fldCharType="begin"/>
      </w:r>
      <w:r>
        <w:rPr>
          <w:b/>
          <w:bCs/>
        </w:rPr>
        <w:instrText xml:space="preserve"> SEQ Figure_S \* ARABIC </w:instrText>
      </w:r>
      <w:r>
        <w:rPr>
          <w:b/>
          <w:bCs/>
        </w:rPr>
        <w:fldChar w:fldCharType="separate"/>
      </w:r>
      <w:r>
        <w:rPr>
          <w:b/>
          <w:bCs/>
        </w:rPr>
        <w:t>20</w:t>
      </w:r>
      <w:r>
        <w:rPr>
          <w:b/>
          <w:bCs/>
        </w:rPr>
        <w:fldChar w:fldCharType="end"/>
      </w:r>
      <w:bookmarkEnd w:id="113"/>
      <w:r>
        <w:t xml:space="preserve">. Multivariate versus multidimensional linear mating regimes. Each pane features cross-mate pair plots synthetic phenotypes (left) and corresponding canonical variates (CVs, right) with ordinary least squares best fit lines. </w:t>
      </w:r>
      <w:r>
        <w:rPr>
          <w:b/>
          <w:bCs/>
        </w:rPr>
        <w:t>(a)</w:t>
      </w:r>
      <w:r>
        <w:t xml:space="preserve"> A univariate, unidimensional mating regime: mates are similar only on phenotype 1, and the first CV captures this covariance. </w:t>
      </w:r>
      <w:r>
        <w:rPr>
          <w:b/>
          <w:bCs/>
        </w:rPr>
        <w:t>(b)</w:t>
      </w:r>
      <w:r>
        <w:t xml:space="preserve"> A multivariate, unidimensional mating regime: though mates are similar with respect to multiple phenotypes, this similarity is captured by a single CV. </w:t>
      </w:r>
      <w:r>
        <w:rPr>
          <w:b/>
          <w:bCs/>
        </w:rPr>
        <w:t>(b)</w:t>
      </w:r>
      <w:r>
        <w:t xml:space="preserve"> A multivariate, multidimensional mating regime: mates are similar with respect to multiple phenotypes and multiple CVs are required to account for their similarity.</w:t>
      </w:r>
    </w:p>
    <w:p w14:paraId="0CE9A2D9" w14:textId="77777777" w:rsidR="000A7E31" w:rsidRDefault="000A7E31">
      <w:pPr>
        <w:widowControl/>
        <w:spacing w:before="180"/>
      </w:pPr>
    </w:p>
    <w:p w14:paraId="7A191022" w14:textId="77777777" w:rsidR="000A7E31" w:rsidRDefault="000A7E31"/>
    <w:p w14:paraId="2E8CD61F" w14:textId="135761FA" w:rsidR="00AD2167" w:rsidRDefault="00000000">
      <w:pPr>
        <w:pStyle w:val="Caption"/>
        <w:rPr>
          <w:ins w:id="114" w:author="richard border" w:date="2025-12-20T18:18:00Z" w16du:dateUtc="2025-12-21T02:18:00Z"/>
        </w:rPr>
      </w:pPr>
      <w:r>
        <w:br w:type="page" w:clear="all"/>
      </w:r>
      <w:bookmarkStart w:id="115" w:name="_Ref171341609"/>
      <w:r>
        <w:rPr>
          <w:noProof/>
        </w:rPr>
        <w:lastRenderedPageBreak/>
        <mc:AlternateContent>
          <mc:Choice Requires="wpg">
            <w:drawing>
              <wp:anchor distT="0" distB="0" distL="114300" distR="114300" simplePos="0" relativeHeight="251667456" behindDoc="0" locked="0" layoutInCell="1" allowOverlap="1" wp14:anchorId="00E535CE" wp14:editId="744DDFBF">
                <wp:simplePos x="0" y="0"/>
                <wp:positionH relativeFrom="margin">
                  <wp:posOffset>772795</wp:posOffset>
                </wp:positionH>
                <wp:positionV relativeFrom="paragraph">
                  <wp:posOffset>0</wp:posOffset>
                </wp:positionV>
                <wp:extent cx="4838065" cy="5805170"/>
                <wp:effectExtent l="0" t="0" r="635" b="5080"/>
                <wp:wrapTopAndBottom/>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21716" name="Picture 1"/>
                        <pic:cNvPicPr>
                          <a:picLocks noChangeAspect="1"/>
                        </pic:cNvPicPr>
                      </pic:nvPicPr>
                      <pic:blipFill>
                        <a:blip r:embed="rId62"/>
                        <a:stretch/>
                      </pic:blipFill>
                      <pic:spPr bwMode="auto">
                        <a:xfrm>
                          <a:off x="0" y="0"/>
                          <a:ext cx="4838065" cy="5805170"/>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position:absolute;z-index:251667456;o:allowoverlap:true;o:allowincell:true;mso-position-horizontal-relative:margin;margin-left:60.85pt;mso-position-horizontal:absolute;mso-position-vertical-relative:text;margin-top:0.00pt;mso-position-vertical:absolute;width:380.95pt;height:457.10pt;mso-wrap-distance-left:9.00pt;mso-wrap-distance-top:0.00pt;mso-wrap-distance-right:9.00pt;mso-wrap-distance-bottom:0.00pt;z-index:1;" stroked="false">
                <w10:wrap type="topAndBottom"/>
                <v:imagedata r:id="rId63" o:title=""/>
                <o:lock v:ext="edit" rotation="t"/>
              </v:shape>
            </w:pict>
          </mc:Fallback>
        </mc:AlternateContent>
      </w:r>
      <w:r>
        <w:rPr>
          <w:noProof/>
        </w:rPr>
        <mc:AlternateContent>
          <mc:Choice Requires="wpg">
            <w:drawing>
              <wp:anchor distT="0" distB="0" distL="114300" distR="114300" simplePos="0" relativeHeight="251666432" behindDoc="0" locked="0" layoutInCell="1" allowOverlap="1" wp14:anchorId="6A8DA044" wp14:editId="564A3C13">
                <wp:simplePos x="0" y="0"/>
                <wp:positionH relativeFrom="margin">
                  <wp:posOffset>770890</wp:posOffset>
                </wp:positionH>
                <wp:positionV relativeFrom="paragraph">
                  <wp:posOffset>0</wp:posOffset>
                </wp:positionV>
                <wp:extent cx="4846320" cy="5806440"/>
                <wp:effectExtent l="0" t="0" r="0" b="3810"/>
                <wp:wrapTopAndBottom/>
                <wp:docPr id="26" name="Picture 1" descr="A collage of graphs showing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76753" name="Picture 1" descr="A collage of graphs showing different types of data&#10;&#10;Description automatically generated with medium confidence"/>
                        <pic:cNvPicPr>
                          <a:picLocks noChangeAspect="1"/>
                        </pic:cNvPicPr>
                      </pic:nvPicPr>
                      <pic:blipFill>
                        <a:blip r:embed="rId64"/>
                        <a:stretch/>
                      </pic:blipFill>
                      <pic:spPr bwMode="auto">
                        <a:xfrm>
                          <a:off x="0" y="0"/>
                          <a:ext cx="4846320" cy="5806440"/>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position:absolute;z-index:251666432;o:allowoverlap:true;o:allowincell:true;mso-position-horizontal-relative:margin;margin-left:60.70pt;mso-position-horizontal:absolute;mso-position-vertical-relative:text;margin-top:0.00pt;mso-position-vertical:absolute;width:381.60pt;height:457.20pt;mso-wrap-distance-left:9.00pt;mso-wrap-distance-top:0.00pt;mso-wrap-distance-right:9.00pt;mso-wrap-distance-bottom:0.00pt;z-index:1;" stroked="false">
                <w10:wrap type="topAndBottom"/>
                <v:imagedata r:id="rId65" o:title=""/>
                <o:lock v:ext="edit" rotation="t"/>
              </v:shape>
            </w:pict>
          </mc:Fallback>
        </mc:AlternateContent>
      </w:r>
      <w:r>
        <w:rPr>
          <w:b/>
          <w:bCs/>
        </w:rPr>
        <w:t>Figure S</w:t>
      </w:r>
      <w:r>
        <w:rPr>
          <w:b/>
          <w:bCs/>
        </w:rPr>
        <w:fldChar w:fldCharType="begin"/>
      </w:r>
      <w:r>
        <w:rPr>
          <w:b/>
          <w:bCs/>
        </w:rPr>
        <w:instrText xml:space="preserve"> SEQ Figure_S \* ARABIC </w:instrText>
      </w:r>
      <w:r>
        <w:rPr>
          <w:b/>
          <w:bCs/>
        </w:rPr>
        <w:fldChar w:fldCharType="separate"/>
      </w:r>
      <w:r>
        <w:rPr>
          <w:b/>
          <w:bCs/>
        </w:rPr>
        <w:t>21</w:t>
      </w:r>
      <w:r>
        <w:rPr>
          <w:b/>
          <w:bCs/>
        </w:rPr>
        <w:fldChar w:fldCharType="end"/>
      </w:r>
      <w:bookmarkEnd w:id="115"/>
      <w:r>
        <w:t xml:space="preserve">. Canonical correlation analysis of univariate nonlinear mating regimes. Each pane features cross-mate pair plots synthetic phenotypes (left) and corresponding canonical variates (CVs, right) with ordinary least squares best fit lines. One mate’s phenotype is a </w:t>
      </w:r>
      <w:r>
        <w:rPr>
          <w:b/>
          <w:bCs/>
        </w:rPr>
        <w:t>(a)</w:t>
      </w:r>
      <w:r>
        <w:t xml:space="preserve"> piece-wise linear, </w:t>
      </w:r>
      <w:r>
        <w:rPr>
          <w:b/>
          <w:bCs/>
        </w:rPr>
        <w:t>(b)</w:t>
      </w:r>
      <w:r>
        <w:t xml:space="preserve"> inverse tangent, or </w:t>
      </w:r>
      <w:r>
        <w:rPr>
          <w:b/>
          <w:bCs/>
        </w:rPr>
        <w:t>(c)</w:t>
      </w:r>
      <w:r>
        <w:t xml:space="preserve"> quadratic transformation of the other’s. These simple transformations fail to increase the apparent dimensionality: the monotonic transformations (a/b) are largely captured by a single CV and the non-monotonic transformation is not captured at all.</w:t>
      </w:r>
    </w:p>
    <w:p w14:paraId="1A5679E2" w14:textId="77777777" w:rsidR="00AD2167" w:rsidRDefault="00AD2167">
      <w:pPr>
        <w:widowControl/>
        <w:spacing w:before="180"/>
        <w:ind w:left="720"/>
        <w:rPr>
          <w:ins w:id="116" w:author="richard border" w:date="2025-12-20T18:18:00Z" w16du:dateUtc="2025-12-21T02:18:00Z"/>
          <w:i/>
          <w:iCs/>
          <w:sz w:val="20"/>
          <w:szCs w:val="20"/>
        </w:rPr>
      </w:pPr>
      <w:ins w:id="117" w:author="richard border" w:date="2025-12-20T18:18:00Z" w16du:dateUtc="2025-12-21T02:18:00Z">
        <w:r>
          <w:br w:type="page"/>
        </w:r>
      </w:ins>
    </w:p>
    <w:p w14:paraId="2C389FCE" w14:textId="4EAFA134" w:rsidR="00AD2167" w:rsidRDefault="00AD2167">
      <w:pPr>
        <w:pStyle w:val="Caption"/>
        <w:rPr>
          <w:ins w:id="118" w:author="richard border" w:date="2025-12-20T18:18:00Z" w16du:dateUtc="2025-12-21T02:18:00Z"/>
        </w:rPr>
      </w:pPr>
      <w:ins w:id="119" w:author="richard border" w:date="2025-12-20T18:18:00Z" w16du:dateUtc="2025-12-21T02:18:00Z">
        <w:r>
          <w:rPr>
            <w:b/>
            <w:bCs/>
          </w:rPr>
          <w:lastRenderedPageBreak/>
          <w:t>Figure S</w:t>
        </w:r>
        <w:r>
          <w:rPr>
            <w:b/>
            <w:bCs/>
          </w:rPr>
          <w:fldChar w:fldCharType="begin"/>
        </w:r>
        <w:r>
          <w:rPr>
            <w:b/>
            <w:bCs/>
          </w:rPr>
          <w:instrText xml:space="preserve"> SEQ Figure_S \* ARABIC </w:instrText>
        </w:r>
        <w:r>
          <w:rPr>
            <w:b/>
            <w:bCs/>
          </w:rPr>
          <w:fldChar w:fldCharType="separate"/>
        </w:r>
        <w:r>
          <w:rPr>
            <w:b/>
            <w:bCs/>
            <w:noProof/>
          </w:rPr>
          <w:t>22</w:t>
        </w:r>
        <w:r>
          <w:rPr>
            <w:b/>
            <w:bCs/>
          </w:rPr>
          <w:fldChar w:fldCharType="end"/>
        </w:r>
        <w:r>
          <w:t xml:space="preserve">. </w:t>
        </w:r>
        <w:r w:rsidRPr="00AD2167">
          <w:t>Genetic correlation estimates under unidimensional xAM with fixed latent correlation. Estimated genetic correlations across generations under constant-entry xAM models with approximately equal latent correlations (~0.5) distributed across varying numbers of traits: 2 traits at r=0.25 (2xAM.25; latent r = 0.50), 3 traits at r=0.167 (3xAM.167; latent r = 0.50), 4 traits at r=0.125 (4xAM.125; latent r = 0.50), and 5 traits at r=0.1 (5xAM.1; latent r = 0.50). All scenarios are unidimensional, with cross-mate similarity arising from sorting on a single standardized trait sum. At generation 5, genetic correlation estimates were 0.27, 0.19, 0.15, and 0.12, respectively. Interestingly, even with fixed latent correlation, the ratio of the genetic correlation estimate to the per-trait cross-mate correlation increases as assortment is distributed across more traits. Error bars represent standard deviations across simulation replicates. All simulations assume panmictic heritability of 0.5, orthogonal genetic effects (zero pleiotropy), and no vertical transmission.</w:t>
        </w:r>
      </w:ins>
    </w:p>
    <w:p w14:paraId="264C8EA4" w14:textId="77777777" w:rsidR="00AD2167" w:rsidRDefault="00AD2167">
      <w:pPr>
        <w:widowControl/>
        <w:spacing w:before="180"/>
        <w:ind w:left="720"/>
        <w:rPr>
          <w:ins w:id="120" w:author="richard border" w:date="2025-12-20T18:18:00Z" w16du:dateUtc="2025-12-21T02:18:00Z"/>
          <w:i/>
          <w:iCs/>
          <w:sz w:val="20"/>
          <w:szCs w:val="20"/>
        </w:rPr>
      </w:pPr>
      <w:ins w:id="121" w:author="richard border" w:date="2025-12-20T18:18:00Z" w16du:dateUtc="2025-12-21T02:18:00Z">
        <w:r>
          <w:br w:type="page"/>
        </w:r>
      </w:ins>
    </w:p>
    <w:p w14:paraId="655DD5F6" w14:textId="0FDA903B" w:rsidR="00AD2167" w:rsidRDefault="00AD2167">
      <w:pPr>
        <w:pStyle w:val="Caption"/>
        <w:rPr>
          <w:ins w:id="122" w:author="richard border" w:date="2025-12-20T18:18:00Z" w16du:dateUtc="2025-12-21T02:18:00Z"/>
        </w:rPr>
      </w:pPr>
      <w:ins w:id="123" w:author="richard border" w:date="2025-12-20T18:18:00Z" w16du:dateUtc="2025-12-21T02:18:00Z">
        <w:r>
          <w:rPr>
            <w:b/>
            <w:bCs/>
          </w:rPr>
          <w:lastRenderedPageBreak/>
          <w:t>Figure S</w:t>
        </w:r>
        <w:r>
          <w:rPr>
            <w:b/>
            <w:bCs/>
          </w:rPr>
          <w:fldChar w:fldCharType="begin"/>
        </w:r>
        <w:r>
          <w:rPr>
            <w:b/>
            <w:bCs/>
          </w:rPr>
          <w:instrText xml:space="preserve"> SEQ Figure_S \* ARABIC </w:instrText>
        </w:r>
        <w:r>
          <w:rPr>
            <w:b/>
            <w:bCs/>
          </w:rPr>
          <w:fldChar w:fldCharType="separate"/>
        </w:r>
        <w:r>
          <w:rPr>
            <w:b/>
            <w:bCs/>
          </w:rPr>
          <w:t>21</w:t>
        </w:r>
        <w:r>
          <w:rPr>
            <w:b/>
            <w:bCs/>
          </w:rPr>
          <w:fldChar w:fldCharType="end"/>
        </w:r>
        <w:r>
          <w:t xml:space="preserve">. </w:t>
        </w:r>
      </w:ins>
      <w:ins w:id="124" w:author="richard border" w:date="2025-12-20T18:19:00Z" w16du:dateUtc="2025-12-21T02:19:00Z">
        <w:r w:rsidRPr="00AD2167">
          <w:t>Genetic correlation estimates under xAM with cross-mate correlations of 0.1 versus 0.2. Estimated genetic correlations across generations under 5-trait constant-entry xAM with pairwise cross-mate correlations of 0.1 (latent r = 0.5) or 0.2 (latent r = 1.0), with and without vertical transmission (VT) accounting for 5% of phenotypic variance. Under xAM alone, halving pairwise correlations approximately halves bias at generation 5 (rg = 0.12 at r=0.1 versus rg = 0.30 at r=0.2). However, with VT, even r=0.1 produces substantial bias: genetic correlation estimates reach 0.37 when the true value is zero, compared to 0.56 at r=0.2. These results demonstrate that (1) our core findings are not artifacts of the boundary case at r=0.2, and (2) vertical transmission amplifies xAM-induced biases across a range of cross-mate correlation strengths. Error bars represent standard deviations across simulation replicates. All simulations assume panmictic heritability of 0.5 and orthogonal genetic effects (zero pleiotropy).</w:t>
        </w:r>
      </w:ins>
    </w:p>
    <w:p w14:paraId="78E08DF7" w14:textId="77777777" w:rsidR="00AD2167" w:rsidRDefault="00AD2167">
      <w:pPr>
        <w:widowControl/>
        <w:spacing w:before="180"/>
        <w:ind w:left="720"/>
        <w:rPr>
          <w:ins w:id="125" w:author="richard border" w:date="2025-12-20T18:18:00Z" w16du:dateUtc="2025-12-21T02:18:00Z"/>
          <w:i/>
          <w:iCs/>
          <w:sz w:val="20"/>
          <w:szCs w:val="20"/>
        </w:rPr>
      </w:pPr>
      <w:ins w:id="126" w:author="richard border" w:date="2025-12-20T18:18:00Z" w16du:dateUtc="2025-12-21T02:18:00Z">
        <w:r>
          <w:br w:type="page"/>
        </w:r>
      </w:ins>
    </w:p>
    <w:p w14:paraId="4273A2FF" w14:textId="50D59C98" w:rsidR="000A7E31" w:rsidRDefault="00AD2167">
      <w:pPr>
        <w:pStyle w:val="Caption"/>
        <w:rPr>
          <w:sz w:val="22"/>
          <w:szCs w:val="22"/>
        </w:rPr>
      </w:pPr>
      <w:ins w:id="127" w:author="richard border" w:date="2025-12-20T18:18:00Z" w16du:dateUtc="2025-12-21T02:18:00Z">
        <w:r>
          <w:rPr>
            <w:b/>
            <w:bCs/>
          </w:rPr>
          <w:lastRenderedPageBreak/>
          <w:t>Figure S</w:t>
        </w:r>
        <w:r>
          <w:rPr>
            <w:b/>
            <w:bCs/>
          </w:rPr>
          <w:fldChar w:fldCharType="begin"/>
        </w:r>
        <w:r>
          <w:rPr>
            <w:b/>
            <w:bCs/>
          </w:rPr>
          <w:instrText xml:space="preserve"> SEQ Figure_S \* ARABIC </w:instrText>
        </w:r>
        <w:r>
          <w:rPr>
            <w:b/>
            <w:bCs/>
          </w:rPr>
          <w:fldChar w:fldCharType="separate"/>
        </w:r>
        <w:r>
          <w:rPr>
            <w:b/>
            <w:bCs/>
          </w:rPr>
          <w:t>21</w:t>
        </w:r>
        <w:r>
          <w:rPr>
            <w:b/>
            <w:bCs/>
          </w:rPr>
          <w:fldChar w:fldCharType="end"/>
        </w:r>
        <w:r>
          <w:t xml:space="preserve">. </w:t>
        </w:r>
      </w:ins>
      <w:ins w:id="128" w:author="richard border" w:date="2025-12-20T18:19:00Z" w16du:dateUtc="2025-12-21T02:19:00Z">
        <w:r w:rsidRPr="00AD2167">
          <w:t>Sensitivity of genetic correlation estimates to within-person noise correlations. Estimated genetic correlations across generations under 5-trait xAM (r=0.1) with and without vertical transmission (VT, 5%), comparing uncorrelated noise at generation 0 (CN = 0) to within-person noise correlations of 0.1 (CN = 0.1) and 0.2 (CN = 0.2). Under xAM alone, correlated noise substantially attenuates bias: at generation 5, estimates decrease from 0.12 (CN = 0) to 0.08 (CN = 0.1; 33% reduction) and 0.06 (CN = 0.2; 54% reduction). However, under xAM combined with VT, correlated noise has more limited effects: estimates decrease from 0.37 (CN = 0) to 0.34 (CN = 0.1; 7% reduction) and 0.32 (CN = 0.2; 12% reduction). The bias remains substantial under the more realistic xAM + VT scenario, with genetic correlation estimates of 0.32 when the true value is zero. This differential effect likely reflects the distinct bias mechanisms: under xAM alone, correlated noise dilutes the phenotypic signal for mate selection; under xAM + VT, bias additionally arises from confounding between genetic and environmental transmission pathways. Error bars represent standard deviations across simulation replicates.</w:t>
        </w:r>
      </w:ins>
    </w:p>
    <w:p w14:paraId="6BFF4125" w14:textId="77777777" w:rsidR="000A7E31" w:rsidRDefault="000A7E31">
      <w:pPr>
        <w:widowControl/>
        <w:spacing w:before="180"/>
        <w:rPr>
          <w:b/>
        </w:rPr>
      </w:pPr>
    </w:p>
    <w:p w14:paraId="3A731922" w14:textId="77777777" w:rsidR="000A7E31" w:rsidRDefault="00000000">
      <w:pPr>
        <w:widowControl/>
        <w:spacing w:before="180"/>
        <w:ind w:left="720"/>
        <w:rPr>
          <w:b/>
        </w:rPr>
      </w:pPr>
      <w:r>
        <w:br w:type="page" w:clear="all"/>
      </w:r>
    </w:p>
    <w:p w14:paraId="6C980E62" w14:textId="77777777" w:rsidR="000A7E31" w:rsidRDefault="00000000">
      <w:pPr>
        <w:pStyle w:val="Heading1"/>
      </w:pPr>
      <w:bookmarkStart w:id="129" w:name="_Toc199338785"/>
      <w:r>
        <w:lastRenderedPageBreak/>
        <w:t>Supplementary Tables</w:t>
      </w:r>
      <w:bookmarkEnd w:id="129"/>
    </w:p>
    <w:p w14:paraId="206CA80F" w14:textId="77777777" w:rsidR="000A7E31" w:rsidRDefault="000A7E31"/>
    <w:p w14:paraId="03781501" w14:textId="77777777" w:rsidR="000A7E31" w:rsidRDefault="00000000">
      <w:pPr>
        <w:pStyle w:val="Caption"/>
        <w:rPr>
          <w:b/>
          <w:bCs/>
        </w:rPr>
      </w:pPr>
      <w:bookmarkStart w:id="130" w:name="_Ref179906944"/>
      <w:bookmarkStart w:id="131" w:name="_Ref166757829"/>
      <w:r>
        <w:rPr>
          <w:b/>
          <w:bCs/>
        </w:rPr>
        <w:t>Table S</w:t>
      </w:r>
      <w:r>
        <w:rPr>
          <w:b/>
          <w:bCs/>
        </w:rPr>
        <w:fldChar w:fldCharType="begin"/>
      </w:r>
      <w:r>
        <w:rPr>
          <w:b/>
          <w:bCs/>
        </w:rPr>
        <w:instrText xml:space="preserve"> SEQ Table_S \* ARABIC </w:instrText>
      </w:r>
      <w:r>
        <w:rPr>
          <w:b/>
          <w:bCs/>
        </w:rPr>
        <w:fldChar w:fldCharType="separate"/>
      </w:r>
      <w:r>
        <w:rPr>
          <w:b/>
          <w:bCs/>
        </w:rPr>
        <w:t>1</w:t>
      </w:r>
      <w:r>
        <w:rPr>
          <w:b/>
          <w:bCs/>
        </w:rPr>
        <w:fldChar w:fldCharType="end"/>
      </w:r>
      <w:bookmarkEnd w:id="130"/>
      <w:r>
        <w:rPr>
          <w:b/>
          <w:bCs/>
        </w:rPr>
        <w:t>.</w:t>
      </w:r>
      <w:r>
        <w:t xml:space="preserve"> Phenotype definitions. Across all phenotypes examined, we relied on a number of procedures to account for repeated measurements and/or missing data in the UK Biobank. We denote UK Biobank fields using the f.&lt;field&gt;.&lt;instance&gt;.&lt;index&gt; identifiers provided with the data. For example, f.709.0.0 through f.709.3.0 indicates each of the four possible times participants were asked about household size. Depending on the field, we either used the earliest available measurement, which we denote f.&lt;field&gt;.E.&lt;index&gt;, or the average measurements, which we denote f.&lt;field&gt;.A.&lt;index&gt;. We omit the index number when only one item is available, as is the case for many of the phenotypes, and use an asterisk when responses are array-valued.</w:t>
      </w:r>
    </w:p>
    <w:p w14:paraId="30CA7AC4" w14:textId="77777777" w:rsidR="000A7E31" w:rsidRDefault="00000000">
      <w:pPr>
        <w:pStyle w:val="Caption"/>
      </w:pPr>
      <w:bookmarkStart w:id="132" w:name="_Ref179913214"/>
      <w:r>
        <w:rPr>
          <w:b/>
          <w:bCs/>
        </w:rPr>
        <w:t>Table S</w:t>
      </w:r>
      <w:r>
        <w:rPr>
          <w:b/>
          <w:bCs/>
        </w:rPr>
        <w:fldChar w:fldCharType="begin"/>
      </w:r>
      <w:r>
        <w:rPr>
          <w:b/>
          <w:bCs/>
        </w:rPr>
        <w:instrText xml:space="preserve"> SEQ Table_S \* ARABIC </w:instrText>
      </w:r>
      <w:r>
        <w:rPr>
          <w:b/>
          <w:bCs/>
        </w:rPr>
        <w:fldChar w:fldCharType="separate"/>
      </w:r>
      <w:r>
        <w:rPr>
          <w:b/>
          <w:bCs/>
        </w:rPr>
        <w:t>2</w:t>
      </w:r>
      <w:r>
        <w:rPr>
          <w:b/>
          <w:bCs/>
        </w:rPr>
        <w:fldChar w:fldCharType="end"/>
      </w:r>
      <w:bookmarkEnd w:id="131"/>
      <w:bookmarkEnd w:id="132"/>
      <w:r>
        <w:rPr>
          <w:b/>
          <w:bCs/>
        </w:rPr>
        <w:t>.</w:t>
      </w:r>
      <w:r>
        <w:t xml:space="preserve"> Cross-mate canonical correlation analysis results. Rows correspond to canonical variates. Columns include sex-specific canonical variate adequacies, canonical redundancies, and phenotype loadings (i.e., structural correlations).</w:t>
      </w:r>
    </w:p>
    <w:p w14:paraId="62D47BE8" w14:textId="77777777" w:rsidR="000A7E31" w:rsidRDefault="00000000">
      <w:pPr>
        <w:pStyle w:val="Caption"/>
      </w:pPr>
      <w:bookmarkStart w:id="133" w:name="_Ref166757883"/>
      <w:r>
        <w:rPr>
          <w:b/>
          <w:bCs/>
        </w:rPr>
        <w:t>Table S</w:t>
      </w:r>
      <w:r>
        <w:rPr>
          <w:b/>
          <w:bCs/>
        </w:rPr>
        <w:fldChar w:fldCharType="begin"/>
      </w:r>
      <w:r>
        <w:rPr>
          <w:b/>
          <w:bCs/>
        </w:rPr>
        <w:instrText xml:space="preserve"> SEQ Table_S \* ARABIC </w:instrText>
      </w:r>
      <w:r>
        <w:rPr>
          <w:b/>
          <w:bCs/>
        </w:rPr>
        <w:fldChar w:fldCharType="separate"/>
      </w:r>
      <w:r>
        <w:rPr>
          <w:b/>
          <w:bCs/>
        </w:rPr>
        <w:t>3</w:t>
      </w:r>
      <w:r>
        <w:rPr>
          <w:b/>
          <w:bCs/>
        </w:rPr>
        <w:fldChar w:fldCharType="end"/>
      </w:r>
      <w:bookmarkEnd w:id="133"/>
      <w:r>
        <w:rPr>
          <w:b/>
          <w:bCs/>
        </w:rPr>
        <w:t>.</w:t>
      </w:r>
      <w:r>
        <w:t xml:space="preserve"> Cross-mate correlation estimates</w:t>
      </w:r>
      <w:r>
        <w:rPr>
          <w:lang w:val="en-US"/>
        </w:rPr>
        <w:t xml:space="preserve"> for UK Biobank phenotypes</w:t>
      </w:r>
      <w:r>
        <w:t>. For each trait pair, we provide sex-specific within individual and cross-mate Pearson and Spearman correlation estimates and corresponding standard errors.</w:t>
      </w:r>
    </w:p>
    <w:p w14:paraId="0CA250CC" w14:textId="77777777" w:rsidR="000A7E31" w:rsidRDefault="00000000">
      <w:pPr>
        <w:pStyle w:val="Caption"/>
      </w:pPr>
      <w:r>
        <w:rPr>
          <w:b/>
          <w:bCs/>
        </w:rPr>
        <w:t>Table S</w:t>
      </w:r>
      <w:r>
        <w:rPr>
          <w:b/>
          <w:bCs/>
        </w:rPr>
        <w:fldChar w:fldCharType="begin"/>
      </w:r>
      <w:r>
        <w:rPr>
          <w:b/>
          <w:bCs/>
        </w:rPr>
        <w:instrText xml:space="preserve"> SEQ Table_S \* ARABIC </w:instrText>
      </w:r>
      <w:r>
        <w:rPr>
          <w:b/>
          <w:bCs/>
        </w:rPr>
        <w:fldChar w:fldCharType="separate"/>
      </w:r>
      <w:r>
        <w:rPr>
          <w:b/>
          <w:bCs/>
        </w:rPr>
        <w:t>4</w:t>
      </w:r>
      <w:r>
        <w:rPr>
          <w:b/>
          <w:bCs/>
        </w:rPr>
        <w:fldChar w:fldCharType="end"/>
      </w:r>
      <w:r>
        <w:rPr>
          <w:b/>
          <w:bCs/>
        </w:rPr>
        <w:t>.</w:t>
      </w:r>
      <w:r>
        <w:t xml:space="preserve"> Cross-mate correlation estimates</w:t>
      </w:r>
      <w:r>
        <w:rPr>
          <w:lang w:val="en-US"/>
        </w:rPr>
        <w:t xml:space="preserve"> for Taiwan NHIRD phenotypes</w:t>
      </w:r>
      <w:r>
        <w:t>. For each trait pair, we provide sex-specific within individual and cross-mate Pearson correlation estimates and corresponding standard errors.</w:t>
      </w:r>
    </w:p>
    <w:p w14:paraId="4A024999" w14:textId="77777777" w:rsidR="000A7E31" w:rsidRDefault="000A7E31"/>
    <w:tbl>
      <w:tblPr>
        <w:tblStyle w:val="TableGrid"/>
        <w:tblW w:w="0" w:type="auto"/>
        <w:tblInd w:w="1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118"/>
        <w:gridCol w:w="1104"/>
        <w:gridCol w:w="908"/>
        <w:gridCol w:w="909"/>
        <w:gridCol w:w="908"/>
        <w:gridCol w:w="909"/>
        <w:gridCol w:w="908"/>
        <w:gridCol w:w="1015"/>
      </w:tblGrid>
      <w:tr w:rsidR="000A7E31" w14:paraId="0EA562DB" w14:textId="77777777">
        <w:tc>
          <w:tcPr>
            <w:tcW w:w="3118" w:type="dxa"/>
            <w:tcBorders>
              <w:top w:val="single" w:sz="4" w:space="0" w:color="auto"/>
              <w:bottom w:val="single" w:sz="4" w:space="0" w:color="auto"/>
            </w:tcBorders>
            <w:vAlign w:val="bottom"/>
          </w:tcPr>
          <w:p w14:paraId="54CE41DB" w14:textId="77777777" w:rsidR="000A7E31" w:rsidRDefault="00000000">
            <w:pPr>
              <w:rPr>
                <w:b/>
                <w:bCs/>
              </w:rPr>
            </w:pPr>
            <w:r>
              <w:rPr>
                <w:b/>
                <w:bCs/>
              </w:rPr>
              <w:t>Scenario</w:t>
            </w:r>
          </w:p>
        </w:tc>
        <w:tc>
          <w:tcPr>
            <w:tcW w:w="1104" w:type="dxa"/>
            <w:tcBorders>
              <w:top w:val="single" w:sz="4" w:space="0" w:color="auto"/>
              <w:bottom w:val="single" w:sz="4" w:space="0" w:color="auto"/>
            </w:tcBorders>
            <w:vAlign w:val="bottom"/>
          </w:tcPr>
          <w:p w14:paraId="07C14F25" w14:textId="77777777" w:rsidR="000A7E31" w:rsidRDefault="00000000">
            <w:pPr>
              <w:rPr>
                <w:b/>
                <w:bCs/>
              </w:rPr>
            </w:pPr>
            <w:r>
              <w:rPr>
                <w:b/>
                <w:bCs/>
              </w:rPr>
              <w:t>Generation</w:t>
            </w:r>
          </w:p>
        </w:tc>
        <w:tc>
          <w:tcPr>
            <w:tcW w:w="908" w:type="dxa"/>
            <w:tcBorders>
              <w:top w:val="single" w:sz="4" w:space="0" w:color="auto"/>
              <w:bottom w:val="single" w:sz="4" w:space="0" w:color="auto"/>
            </w:tcBorders>
            <w:vAlign w:val="bottom"/>
          </w:tcPr>
          <w:p w14:paraId="1E05F717" w14:textId="77777777" w:rsidR="000A7E31" w:rsidRDefault="00000000">
            <w:pPr>
              <w:rPr>
                <w:b/>
                <w:bCs/>
              </w:rPr>
            </w:pPr>
            <m:oMathPara>
              <m:oMath>
                <m:sSup>
                  <m:sSupPr>
                    <m:ctrlPr>
                      <w:rPr>
                        <w:rFonts w:ascii="Cambria Math" w:hAnsi="Cambria Math"/>
                        <w:b/>
                        <w:bCs/>
                      </w:rPr>
                    </m:ctrlPr>
                  </m:sSupPr>
                  <m:e>
                    <m:r>
                      <m:rPr>
                        <m:sty m:val="bi"/>
                      </m:rPr>
                      <w:rPr>
                        <w:rFonts w:ascii="Cambria Math" w:hAnsi="Cambria Math"/>
                      </w:rPr>
                      <m:t>h</m:t>
                    </m:r>
                  </m:e>
                  <m:sup>
                    <m:r>
                      <m:rPr>
                        <m:sty m:val="b"/>
                      </m:rPr>
                      <w:rPr>
                        <w:rFonts w:ascii="Cambria Math" w:hAnsi="Cambria Math"/>
                      </w:rPr>
                      <m:t>2</m:t>
                    </m:r>
                  </m:sup>
                </m:sSup>
              </m:oMath>
            </m:oMathPara>
          </w:p>
        </w:tc>
        <w:tc>
          <w:tcPr>
            <w:tcW w:w="909" w:type="dxa"/>
            <w:tcBorders>
              <w:top w:val="single" w:sz="4" w:space="0" w:color="auto"/>
              <w:bottom w:val="single" w:sz="4" w:space="0" w:color="auto"/>
            </w:tcBorders>
            <w:vAlign w:val="bottom"/>
          </w:tcPr>
          <w:p w14:paraId="65E4ED1E" w14:textId="77777777" w:rsidR="000A7E31" w:rsidRDefault="00000000">
            <m:oMathPara>
              <m:oMath>
                <m:sSup>
                  <m:sSupPr>
                    <m:ctrlPr>
                      <w:rPr>
                        <w:rFonts w:ascii="Cambria Math" w:hAnsi="Cambria Math"/>
                      </w:rPr>
                    </m:ctrlPr>
                  </m:sSupPr>
                  <m:e>
                    <m:acc>
                      <m:accPr>
                        <m:ctrlPr>
                          <w:rPr>
                            <w:rFonts w:ascii="Cambria Math" w:hAnsi="Cambria Math"/>
                          </w:rPr>
                        </m:ctrlPr>
                      </m:accPr>
                      <m:e>
                        <m:r>
                          <m:rPr>
                            <m:sty m:val="bi"/>
                          </m:rPr>
                          <w:rPr>
                            <w:rFonts w:ascii="Cambria Math" w:hAnsi="Cambria Math"/>
                          </w:rPr>
                          <m:t>h</m:t>
                        </m:r>
                      </m:e>
                    </m:acc>
                  </m:e>
                  <m:sup>
                    <m:r>
                      <m:rPr>
                        <m:sty m:val="b"/>
                      </m:rPr>
                      <w:rPr>
                        <w:rFonts w:ascii="Cambria Math" w:hAnsi="Cambria Math"/>
                      </w:rPr>
                      <m:t>2</m:t>
                    </m:r>
                  </m:sup>
                </m:sSup>
              </m:oMath>
            </m:oMathPara>
          </w:p>
        </w:tc>
        <w:tc>
          <w:tcPr>
            <w:tcW w:w="908" w:type="dxa"/>
            <w:tcBorders>
              <w:top w:val="single" w:sz="4" w:space="0" w:color="auto"/>
              <w:bottom w:val="single" w:sz="4" w:space="0" w:color="auto"/>
            </w:tcBorders>
            <w:vAlign w:val="bottom"/>
          </w:tcPr>
          <w:p w14:paraId="1A6987D8" w14:textId="77777777" w:rsidR="000A7E31" w:rsidRDefault="00000000">
            <m:oMathPara>
              <m:oMath>
                <m:sSup>
                  <m:sSupPr>
                    <m:ctrlPr>
                      <w:rPr>
                        <w:rFonts w:ascii="Cambria Math" w:hAnsi="Cambria Math"/>
                      </w:rPr>
                    </m:ctrlPr>
                  </m:sSupPr>
                  <m:e>
                    <m:acc>
                      <m:accPr>
                        <m:ctrlPr>
                          <w:rPr>
                            <w:rFonts w:ascii="Cambria Math" w:hAnsi="Cambria Math"/>
                          </w:rPr>
                        </m:ctrlPr>
                      </m:accPr>
                      <m:e>
                        <m:r>
                          <m:rPr>
                            <m:sty m:val="bi"/>
                          </m:rPr>
                          <w:rPr>
                            <w:rFonts w:ascii="Cambria Math" w:hAnsi="Cambria Math"/>
                          </w:rPr>
                          <m:t>h</m:t>
                        </m:r>
                      </m:e>
                    </m:acc>
                  </m:e>
                  <m:sup>
                    <m:r>
                      <m:rPr>
                        <m:sty m:val="b"/>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h</m:t>
                    </m:r>
                  </m:e>
                  <m:sup>
                    <m:r>
                      <m:rPr>
                        <m:sty m:val="b"/>
                      </m:rPr>
                      <w:rPr>
                        <w:rFonts w:ascii="Cambria Math" w:hAnsi="Cambria Math"/>
                      </w:rPr>
                      <m:t>2</m:t>
                    </m:r>
                  </m:sup>
                </m:sSup>
              </m:oMath>
            </m:oMathPara>
          </w:p>
        </w:tc>
        <w:tc>
          <w:tcPr>
            <w:tcW w:w="909" w:type="dxa"/>
            <w:tcBorders>
              <w:top w:val="single" w:sz="4" w:space="0" w:color="auto"/>
              <w:bottom w:val="single" w:sz="4" w:space="0" w:color="auto"/>
            </w:tcBorders>
            <w:vAlign w:val="bottom"/>
          </w:tcPr>
          <w:p w14:paraId="5D8D2B2E" w14:textId="77777777" w:rsidR="000A7E31" w:rsidRDefault="00000000">
            <m:oMathPara>
              <m:oMath>
                <m:sSub>
                  <m:sSubPr>
                    <m:ctrlPr>
                      <w:rPr>
                        <w:rFonts w:ascii="Cambria Math" w:hAnsi="Cambria Math"/>
                      </w:rPr>
                    </m:ctrlPr>
                  </m:sSubPr>
                  <m:e>
                    <m:r>
                      <m:rPr>
                        <m:sty m:val="bi"/>
                      </m:rPr>
                      <w:rPr>
                        <w:rFonts w:ascii="Cambria Math" w:hAnsi="Cambria Math"/>
                      </w:rPr>
                      <m:t>r</m:t>
                    </m:r>
                  </m:e>
                  <m:sub>
                    <m:r>
                      <m:rPr>
                        <m:sty m:val="b"/>
                      </m:rPr>
                      <w:rPr>
                        <w:rFonts w:ascii="Cambria Math" w:hAnsi="Cambria Math"/>
                      </w:rPr>
                      <m:t>score</m:t>
                    </m:r>
                  </m:sub>
                </m:sSub>
              </m:oMath>
            </m:oMathPara>
          </w:p>
        </w:tc>
        <w:tc>
          <w:tcPr>
            <w:tcW w:w="908" w:type="dxa"/>
            <w:tcBorders>
              <w:top w:val="single" w:sz="4" w:space="0" w:color="auto"/>
              <w:bottom w:val="single" w:sz="4" w:space="0" w:color="auto"/>
            </w:tcBorders>
            <w:vAlign w:val="bottom"/>
          </w:tcPr>
          <w:p w14:paraId="0BBE6904" w14:textId="77777777" w:rsidR="000A7E31" w:rsidRDefault="00000000">
            <m:oMathPara>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r</m:t>
                        </m:r>
                      </m:e>
                    </m:acc>
                  </m:e>
                  <m:sub>
                    <m:r>
                      <m:rPr>
                        <m:sty m:val="bi"/>
                      </m:rPr>
                      <w:rPr>
                        <w:rFonts w:ascii="Cambria Math" w:hAnsi="Cambria Math"/>
                      </w:rPr>
                      <m:t>β</m:t>
                    </m:r>
                  </m:sub>
                </m:sSub>
              </m:oMath>
            </m:oMathPara>
          </w:p>
        </w:tc>
        <w:tc>
          <w:tcPr>
            <w:tcW w:w="1015" w:type="dxa"/>
            <w:tcBorders>
              <w:top w:val="single" w:sz="4" w:space="0" w:color="auto"/>
              <w:bottom w:val="single" w:sz="4" w:space="0" w:color="auto"/>
            </w:tcBorders>
            <w:vAlign w:val="bottom"/>
          </w:tcPr>
          <w:p w14:paraId="22CF881C" w14:textId="77777777" w:rsidR="000A7E31" w:rsidRDefault="00000000">
            <m:oMathPara>
              <m:oMath>
                <m:sSub>
                  <m:sSubPr>
                    <m:ctrlPr>
                      <w:rPr>
                        <w:rFonts w:ascii="Cambria Math" w:hAnsi="Cambria Math"/>
                        <w:i/>
                        <w:iCs/>
                      </w:rPr>
                    </m:ctrlPr>
                  </m:sSubPr>
                  <m:e>
                    <m:acc>
                      <m:accPr>
                        <m:ctrlPr>
                          <w:rPr>
                            <w:rFonts w:ascii="Cambria Math" w:hAnsi="Cambria Math"/>
                            <w:i/>
                            <w:iCs/>
                          </w:rPr>
                        </m:ctrlPr>
                      </m:accPr>
                      <m:e>
                        <m:r>
                          <m:rPr>
                            <m:sty m:val="bi"/>
                          </m:rPr>
                          <w:rPr>
                            <w:rFonts w:ascii="Cambria Math" w:hAnsi="Cambria Math"/>
                          </w:rPr>
                          <m:t>r</m:t>
                        </m:r>
                      </m:e>
                    </m:acc>
                  </m:e>
                  <m:sub>
                    <m:r>
                      <m:rPr>
                        <m:sty m:val="bi"/>
                      </m:rPr>
                      <w:rPr>
                        <w:rFonts w:ascii="Cambria Math" w:hAnsi="Cambria Math"/>
                      </w:rPr>
                      <m:t>β</m:t>
                    </m:r>
                  </m:sub>
                </m:sSub>
                <m:r>
                  <w:rPr>
                    <w:rFonts w:ascii="Cambria Math" w:hAnsi="Cambria Math"/>
                  </w:rPr>
                  <m:t>-</m:t>
                </m:r>
                <m:sSub>
                  <m:sSubPr>
                    <m:ctrlPr>
                      <w:rPr>
                        <w:rFonts w:ascii="Cambria Math" w:hAnsi="Cambria Math"/>
                      </w:rPr>
                    </m:ctrlPr>
                  </m:sSubPr>
                  <m:e>
                    <m:r>
                      <m:rPr>
                        <m:sty m:val="bi"/>
                      </m:rPr>
                      <w:rPr>
                        <w:rFonts w:ascii="Cambria Math" w:hAnsi="Cambria Math"/>
                      </w:rPr>
                      <m:t>r</m:t>
                    </m:r>
                  </m:e>
                  <m:sub>
                    <m:r>
                      <m:rPr>
                        <m:sty m:val="b"/>
                      </m:rPr>
                      <w:rPr>
                        <w:rFonts w:ascii="Cambria Math" w:hAnsi="Cambria Math"/>
                      </w:rPr>
                      <m:t>score</m:t>
                    </m:r>
                  </m:sub>
                </m:sSub>
              </m:oMath>
            </m:oMathPara>
          </w:p>
        </w:tc>
      </w:tr>
      <w:tr w:rsidR="000A7E31" w14:paraId="2E6418C3" w14:textId="77777777">
        <w:tc>
          <w:tcPr>
            <w:tcW w:w="3118" w:type="dxa"/>
            <w:vMerge w:val="restart"/>
            <w:vAlign w:val="center"/>
          </w:tcPr>
          <w:p w14:paraId="79CE2660" w14:textId="77777777" w:rsidR="000A7E31" w:rsidRDefault="00000000">
            <w:r>
              <w:t>RM</w:t>
            </w:r>
          </w:p>
        </w:tc>
        <w:tc>
          <w:tcPr>
            <w:tcW w:w="1104" w:type="dxa"/>
            <w:vAlign w:val="bottom"/>
          </w:tcPr>
          <w:p w14:paraId="74A32144" w14:textId="77777777" w:rsidR="000A7E31" w:rsidRDefault="00000000">
            <w:pPr>
              <w:jc w:val="center"/>
            </w:pPr>
            <w:r>
              <w:t>0</w:t>
            </w:r>
          </w:p>
        </w:tc>
        <w:tc>
          <w:tcPr>
            <w:tcW w:w="908" w:type="dxa"/>
            <w:vAlign w:val="center"/>
          </w:tcPr>
          <w:p w14:paraId="3140193A" w14:textId="77777777" w:rsidR="000A7E31" w:rsidRDefault="00000000">
            <w:pPr>
              <w:jc w:val="center"/>
            </w:pPr>
            <w:r>
              <w:t>0.500</w:t>
            </w:r>
          </w:p>
        </w:tc>
        <w:tc>
          <w:tcPr>
            <w:tcW w:w="909" w:type="dxa"/>
            <w:vAlign w:val="center"/>
          </w:tcPr>
          <w:p w14:paraId="031492BA" w14:textId="77777777" w:rsidR="000A7E31" w:rsidRDefault="00000000">
            <w:pPr>
              <w:jc w:val="center"/>
            </w:pPr>
            <w:r>
              <w:t>0.500</w:t>
            </w:r>
          </w:p>
        </w:tc>
        <w:tc>
          <w:tcPr>
            <w:tcW w:w="908" w:type="dxa"/>
            <w:vAlign w:val="center"/>
          </w:tcPr>
          <w:p w14:paraId="474D9614" w14:textId="77777777" w:rsidR="000A7E31" w:rsidRDefault="00000000">
            <w:pPr>
              <w:jc w:val="center"/>
            </w:pPr>
            <w:r>
              <w:t>0.000</w:t>
            </w:r>
          </w:p>
        </w:tc>
        <w:tc>
          <w:tcPr>
            <w:tcW w:w="909" w:type="dxa"/>
            <w:vAlign w:val="center"/>
          </w:tcPr>
          <w:p w14:paraId="06835311" w14:textId="77777777" w:rsidR="000A7E31" w:rsidRDefault="00000000">
            <w:pPr>
              <w:jc w:val="center"/>
            </w:pPr>
            <w:r>
              <w:t>0.000</w:t>
            </w:r>
          </w:p>
        </w:tc>
        <w:tc>
          <w:tcPr>
            <w:tcW w:w="908" w:type="dxa"/>
            <w:vAlign w:val="center"/>
          </w:tcPr>
          <w:p w14:paraId="77165677" w14:textId="77777777" w:rsidR="000A7E31" w:rsidRDefault="00000000">
            <w:pPr>
              <w:jc w:val="center"/>
            </w:pPr>
            <w:r>
              <w:t>0.000</w:t>
            </w:r>
          </w:p>
        </w:tc>
        <w:tc>
          <w:tcPr>
            <w:tcW w:w="1015" w:type="dxa"/>
            <w:vAlign w:val="center"/>
          </w:tcPr>
          <w:p w14:paraId="2F000247" w14:textId="77777777" w:rsidR="000A7E31" w:rsidRDefault="00000000">
            <w:pPr>
              <w:jc w:val="center"/>
            </w:pPr>
            <w:r>
              <w:t>0.000</w:t>
            </w:r>
          </w:p>
        </w:tc>
      </w:tr>
      <w:tr w:rsidR="000A7E31" w14:paraId="4FCE9AE8" w14:textId="77777777">
        <w:tc>
          <w:tcPr>
            <w:tcW w:w="3118" w:type="dxa"/>
            <w:vMerge/>
            <w:vAlign w:val="center"/>
          </w:tcPr>
          <w:p w14:paraId="5116C8CE" w14:textId="77777777" w:rsidR="000A7E31" w:rsidRDefault="000A7E31"/>
        </w:tc>
        <w:tc>
          <w:tcPr>
            <w:tcW w:w="1104" w:type="dxa"/>
            <w:vAlign w:val="bottom"/>
          </w:tcPr>
          <w:p w14:paraId="72226A1D" w14:textId="77777777" w:rsidR="000A7E31" w:rsidRDefault="00000000">
            <w:pPr>
              <w:jc w:val="center"/>
            </w:pPr>
            <w:r>
              <w:t>5</w:t>
            </w:r>
          </w:p>
        </w:tc>
        <w:tc>
          <w:tcPr>
            <w:tcW w:w="908" w:type="dxa"/>
            <w:vAlign w:val="center"/>
          </w:tcPr>
          <w:p w14:paraId="2D4DCE3A" w14:textId="77777777" w:rsidR="000A7E31" w:rsidRDefault="00000000">
            <w:pPr>
              <w:jc w:val="center"/>
            </w:pPr>
            <w:r>
              <w:t>0.500</w:t>
            </w:r>
          </w:p>
        </w:tc>
        <w:tc>
          <w:tcPr>
            <w:tcW w:w="909" w:type="dxa"/>
            <w:vAlign w:val="center"/>
          </w:tcPr>
          <w:p w14:paraId="1CED4BEF" w14:textId="77777777" w:rsidR="000A7E31" w:rsidRDefault="00000000">
            <w:pPr>
              <w:jc w:val="center"/>
            </w:pPr>
            <w:r>
              <w:t>0.500</w:t>
            </w:r>
          </w:p>
        </w:tc>
        <w:tc>
          <w:tcPr>
            <w:tcW w:w="908" w:type="dxa"/>
            <w:vAlign w:val="center"/>
          </w:tcPr>
          <w:p w14:paraId="5686C087" w14:textId="77777777" w:rsidR="000A7E31" w:rsidRDefault="00000000">
            <w:pPr>
              <w:jc w:val="center"/>
            </w:pPr>
            <w:r>
              <w:t>0.000</w:t>
            </w:r>
          </w:p>
        </w:tc>
        <w:tc>
          <w:tcPr>
            <w:tcW w:w="909" w:type="dxa"/>
            <w:vAlign w:val="center"/>
          </w:tcPr>
          <w:p w14:paraId="0A94D76F" w14:textId="77777777" w:rsidR="000A7E31" w:rsidRDefault="00000000">
            <w:pPr>
              <w:jc w:val="center"/>
            </w:pPr>
            <w:r>
              <w:t>0.000</w:t>
            </w:r>
          </w:p>
        </w:tc>
        <w:tc>
          <w:tcPr>
            <w:tcW w:w="908" w:type="dxa"/>
            <w:vAlign w:val="center"/>
          </w:tcPr>
          <w:p w14:paraId="0B196F61" w14:textId="77777777" w:rsidR="000A7E31" w:rsidRDefault="00000000">
            <w:pPr>
              <w:jc w:val="center"/>
            </w:pPr>
            <w:r>
              <w:t>0.000</w:t>
            </w:r>
          </w:p>
        </w:tc>
        <w:tc>
          <w:tcPr>
            <w:tcW w:w="1015" w:type="dxa"/>
            <w:vAlign w:val="center"/>
          </w:tcPr>
          <w:p w14:paraId="69D29C99" w14:textId="77777777" w:rsidR="000A7E31" w:rsidRDefault="00000000">
            <w:pPr>
              <w:jc w:val="center"/>
            </w:pPr>
            <w:r>
              <w:t>-0.001</w:t>
            </w:r>
          </w:p>
        </w:tc>
      </w:tr>
      <w:tr w:rsidR="000A7E31" w14:paraId="1E92BEF4" w14:textId="77777777">
        <w:tc>
          <w:tcPr>
            <w:tcW w:w="3118" w:type="dxa"/>
            <w:vMerge w:val="restart"/>
            <w:vAlign w:val="center"/>
          </w:tcPr>
          <w:p w14:paraId="4419A3C0" w14:textId="77777777" w:rsidR="000A7E31" w:rsidRDefault="00000000">
            <w:r>
              <w:t>RM + VT (5%)</w:t>
            </w:r>
          </w:p>
        </w:tc>
        <w:tc>
          <w:tcPr>
            <w:tcW w:w="1104" w:type="dxa"/>
            <w:vAlign w:val="bottom"/>
          </w:tcPr>
          <w:p w14:paraId="26ABE50D" w14:textId="77777777" w:rsidR="000A7E31" w:rsidRDefault="00000000">
            <w:pPr>
              <w:jc w:val="center"/>
            </w:pPr>
            <w:r>
              <w:t>0</w:t>
            </w:r>
          </w:p>
        </w:tc>
        <w:tc>
          <w:tcPr>
            <w:tcW w:w="908" w:type="dxa"/>
            <w:vAlign w:val="center"/>
          </w:tcPr>
          <w:p w14:paraId="2B7EF792" w14:textId="77777777" w:rsidR="000A7E31" w:rsidRDefault="00000000">
            <w:pPr>
              <w:jc w:val="center"/>
            </w:pPr>
            <w:r>
              <w:t>0.500</w:t>
            </w:r>
          </w:p>
        </w:tc>
        <w:tc>
          <w:tcPr>
            <w:tcW w:w="909" w:type="dxa"/>
            <w:vAlign w:val="center"/>
          </w:tcPr>
          <w:p w14:paraId="40EC5955" w14:textId="77777777" w:rsidR="000A7E31" w:rsidRDefault="00000000">
            <w:pPr>
              <w:jc w:val="center"/>
            </w:pPr>
            <w:r>
              <w:t>0.500</w:t>
            </w:r>
          </w:p>
        </w:tc>
        <w:tc>
          <w:tcPr>
            <w:tcW w:w="908" w:type="dxa"/>
            <w:vAlign w:val="center"/>
          </w:tcPr>
          <w:p w14:paraId="462BDBAF" w14:textId="77777777" w:rsidR="000A7E31" w:rsidRDefault="00000000">
            <w:pPr>
              <w:jc w:val="center"/>
            </w:pPr>
            <w:r>
              <w:t>0.000</w:t>
            </w:r>
          </w:p>
        </w:tc>
        <w:tc>
          <w:tcPr>
            <w:tcW w:w="909" w:type="dxa"/>
            <w:vAlign w:val="center"/>
          </w:tcPr>
          <w:p w14:paraId="1B979F32" w14:textId="77777777" w:rsidR="000A7E31" w:rsidRDefault="00000000">
            <w:pPr>
              <w:jc w:val="center"/>
            </w:pPr>
            <w:r>
              <w:t>0.000</w:t>
            </w:r>
          </w:p>
        </w:tc>
        <w:tc>
          <w:tcPr>
            <w:tcW w:w="908" w:type="dxa"/>
            <w:vAlign w:val="center"/>
          </w:tcPr>
          <w:p w14:paraId="22C2F3BE" w14:textId="77777777" w:rsidR="000A7E31" w:rsidRDefault="00000000">
            <w:pPr>
              <w:jc w:val="center"/>
            </w:pPr>
            <w:r>
              <w:t>0.000</w:t>
            </w:r>
          </w:p>
        </w:tc>
        <w:tc>
          <w:tcPr>
            <w:tcW w:w="1015" w:type="dxa"/>
            <w:vAlign w:val="center"/>
          </w:tcPr>
          <w:p w14:paraId="2C0D8ACE" w14:textId="77777777" w:rsidR="000A7E31" w:rsidRDefault="00000000">
            <w:pPr>
              <w:jc w:val="center"/>
            </w:pPr>
            <w:r>
              <w:t>0.000</w:t>
            </w:r>
          </w:p>
        </w:tc>
      </w:tr>
      <w:tr w:rsidR="000A7E31" w14:paraId="648C5B9A" w14:textId="77777777">
        <w:tc>
          <w:tcPr>
            <w:tcW w:w="3118" w:type="dxa"/>
            <w:vMerge/>
            <w:vAlign w:val="center"/>
          </w:tcPr>
          <w:p w14:paraId="7EB4605E" w14:textId="77777777" w:rsidR="000A7E31" w:rsidRDefault="000A7E31"/>
        </w:tc>
        <w:tc>
          <w:tcPr>
            <w:tcW w:w="1104" w:type="dxa"/>
            <w:vAlign w:val="bottom"/>
          </w:tcPr>
          <w:p w14:paraId="68E1EC29" w14:textId="77777777" w:rsidR="000A7E31" w:rsidRDefault="00000000">
            <w:pPr>
              <w:jc w:val="center"/>
            </w:pPr>
            <w:r>
              <w:t>5</w:t>
            </w:r>
          </w:p>
        </w:tc>
        <w:tc>
          <w:tcPr>
            <w:tcW w:w="908" w:type="dxa"/>
            <w:vAlign w:val="center"/>
          </w:tcPr>
          <w:p w14:paraId="3E2DBE08" w14:textId="77777777" w:rsidR="000A7E31" w:rsidRDefault="00000000">
            <w:pPr>
              <w:jc w:val="center"/>
            </w:pPr>
            <w:r>
              <w:t>0.442</w:t>
            </w:r>
          </w:p>
        </w:tc>
        <w:tc>
          <w:tcPr>
            <w:tcW w:w="909" w:type="dxa"/>
            <w:vAlign w:val="center"/>
          </w:tcPr>
          <w:p w14:paraId="7BE00A46" w14:textId="77777777" w:rsidR="000A7E31" w:rsidRDefault="00000000">
            <w:pPr>
              <w:jc w:val="center"/>
            </w:pPr>
            <w:r>
              <w:t>0.552</w:t>
            </w:r>
          </w:p>
        </w:tc>
        <w:tc>
          <w:tcPr>
            <w:tcW w:w="908" w:type="dxa"/>
            <w:vAlign w:val="center"/>
          </w:tcPr>
          <w:p w14:paraId="5CF729AC" w14:textId="77777777" w:rsidR="000A7E31" w:rsidRDefault="00000000">
            <w:pPr>
              <w:jc w:val="center"/>
            </w:pPr>
            <w:r>
              <w:t>0.110</w:t>
            </w:r>
          </w:p>
        </w:tc>
        <w:tc>
          <w:tcPr>
            <w:tcW w:w="909" w:type="dxa"/>
            <w:vAlign w:val="center"/>
          </w:tcPr>
          <w:p w14:paraId="11068A46" w14:textId="77777777" w:rsidR="000A7E31" w:rsidRDefault="00000000">
            <w:pPr>
              <w:jc w:val="center"/>
            </w:pPr>
            <w:r>
              <w:t>0.000</w:t>
            </w:r>
          </w:p>
        </w:tc>
        <w:tc>
          <w:tcPr>
            <w:tcW w:w="908" w:type="dxa"/>
            <w:vAlign w:val="center"/>
          </w:tcPr>
          <w:p w14:paraId="42F34A4A" w14:textId="77777777" w:rsidR="000A7E31" w:rsidRDefault="00000000">
            <w:pPr>
              <w:jc w:val="center"/>
            </w:pPr>
            <w:r>
              <w:t>0.199</w:t>
            </w:r>
          </w:p>
        </w:tc>
        <w:tc>
          <w:tcPr>
            <w:tcW w:w="1015" w:type="dxa"/>
            <w:vAlign w:val="center"/>
          </w:tcPr>
          <w:p w14:paraId="0A75CED4" w14:textId="77777777" w:rsidR="000A7E31" w:rsidRDefault="00000000">
            <w:pPr>
              <w:jc w:val="center"/>
            </w:pPr>
            <w:r>
              <w:t>0.199</w:t>
            </w:r>
          </w:p>
        </w:tc>
      </w:tr>
      <w:tr w:rsidR="000A7E31" w14:paraId="64663F65" w14:textId="77777777">
        <w:tc>
          <w:tcPr>
            <w:tcW w:w="3118" w:type="dxa"/>
            <w:vMerge w:val="restart"/>
            <w:vAlign w:val="center"/>
          </w:tcPr>
          <w:p w14:paraId="77A312CF" w14:textId="77777777" w:rsidR="000A7E31" w:rsidRDefault="00000000">
            <w:r>
              <w:t>2xAM</w:t>
            </w:r>
          </w:p>
        </w:tc>
        <w:tc>
          <w:tcPr>
            <w:tcW w:w="1104" w:type="dxa"/>
            <w:vAlign w:val="bottom"/>
          </w:tcPr>
          <w:p w14:paraId="461596AB" w14:textId="77777777" w:rsidR="000A7E31" w:rsidRDefault="00000000">
            <w:pPr>
              <w:jc w:val="center"/>
            </w:pPr>
            <w:r>
              <w:t>0</w:t>
            </w:r>
          </w:p>
        </w:tc>
        <w:tc>
          <w:tcPr>
            <w:tcW w:w="908" w:type="dxa"/>
            <w:vAlign w:val="center"/>
          </w:tcPr>
          <w:p w14:paraId="4542078C" w14:textId="77777777" w:rsidR="000A7E31" w:rsidRDefault="00000000">
            <w:pPr>
              <w:jc w:val="center"/>
            </w:pPr>
            <w:r>
              <w:t>0.499</w:t>
            </w:r>
          </w:p>
        </w:tc>
        <w:tc>
          <w:tcPr>
            <w:tcW w:w="909" w:type="dxa"/>
            <w:vAlign w:val="center"/>
          </w:tcPr>
          <w:p w14:paraId="11284F24" w14:textId="77777777" w:rsidR="000A7E31" w:rsidRDefault="00000000">
            <w:pPr>
              <w:jc w:val="center"/>
            </w:pPr>
            <w:r>
              <w:t>0.499</w:t>
            </w:r>
          </w:p>
        </w:tc>
        <w:tc>
          <w:tcPr>
            <w:tcW w:w="908" w:type="dxa"/>
            <w:vAlign w:val="center"/>
          </w:tcPr>
          <w:p w14:paraId="5270E448" w14:textId="77777777" w:rsidR="000A7E31" w:rsidRDefault="00000000">
            <w:pPr>
              <w:jc w:val="center"/>
            </w:pPr>
            <w:r>
              <w:t>0.000</w:t>
            </w:r>
          </w:p>
        </w:tc>
        <w:tc>
          <w:tcPr>
            <w:tcW w:w="909" w:type="dxa"/>
            <w:vAlign w:val="center"/>
          </w:tcPr>
          <w:p w14:paraId="4FF26D94" w14:textId="77777777" w:rsidR="000A7E31" w:rsidRDefault="00000000">
            <w:pPr>
              <w:jc w:val="center"/>
            </w:pPr>
            <w:r>
              <w:t>0.000</w:t>
            </w:r>
          </w:p>
        </w:tc>
        <w:tc>
          <w:tcPr>
            <w:tcW w:w="908" w:type="dxa"/>
            <w:vAlign w:val="center"/>
          </w:tcPr>
          <w:p w14:paraId="2262B549" w14:textId="77777777" w:rsidR="000A7E31" w:rsidRDefault="00000000">
            <w:pPr>
              <w:jc w:val="center"/>
            </w:pPr>
            <w:r>
              <w:t>0.000</w:t>
            </w:r>
          </w:p>
        </w:tc>
        <w:tc>
          <w:tcPr>
            <w:tcW w:w="1015" w:type="dxa"/>
            <w:vAlign w:val="center"/>
          </w:tcPr>
          <w:p w14:paraId="3FD18849" w14:textId="77777777" w:rsidR="000A7E31" w:rsidRDefault="00000000">
            <w:pPr>
              <w:jc w:val="center"/>
            </w:pPr>
            <w:r>
              <w:t>0.000</w:t>
            </w:r>
          </w:p>
        </w:tc>
      </w:tr>
      <w:tr w:rsidR="000A7E31" w14:paraId="3D1117A2" w14:textId="77777777">
        <w:tc>
          <w:tcPr>
            <w:tcW w:w="3118" w:type="dxa"/>
            <w:vMerge/>
            <w:vAlign w:val="center"/>
          </w:tcPr>
          <w:p w14:paraId="419AEE97" w14:textId="77777777" w:rsidR="000A7E31" w:rsidRDefault="000A7E31"/>
        </w:tc>
        <w:tc>
          <w:tcPr>
            <w:tcW w:w="1104" w:type="dxa"/>
            <w:vAlign w:val="bottom"/>
          </w:tcPr>
          <w:p w14:paraId="6FBFFC15" w14:textId="77777777" w:rsidR="000A7E31" w:rsidRDefault="00000000">
            <w:pPr>
              <w:jc w:val="center"/>
            </w:pPr>
            <w:r>
              <w:t>5</w:t>
            </w:r>
          </w:p>
        </w:tc>
        <w:tc>
          <w:tcPr>
            <w:tcW w:w="908" w:type="dxa"/>
            <w:vAlign w:val="center"/>
          </w:tcPr>
          <w:p w14:paraId="33369AAE" w14:textId="77777777" w:rsidR="000A7E31" w:rsidRDefault="00000000">
            <w:pPr>
              <w:jc w:val="center"/>
            </w:pPr>
            <w:r>
              <w:t>0.527</w:t>
            </w:r>
          </w:p>
        </w:tc>
        <w:tc>
          <w:tcPr>
            <w:tcW w:w="909" w:type="dxa"/>
            <w:vAlign w:val="center"/>
          </w:tcPr>
          <w:p w14:paraId="50D8D229" w14:textId="77777777" w:rsidR="000A7E31" w:rsidRDefault="00000000">
            <w:pPr>
              <w:jc w:val="center"/>
            </w:pPr>
            <w:r>
              <w:t>0.597</w:t>
            </w:r>
          </w:p>
        </w:tc>
        <w:tc>
          <w:tcPr>
            <w:tcW w:w="908" w:type="dxa"/>
            <w:vAlign w:val="center"/>
          </w:tcPr>
          <w:p w14:paraId="29035DA4" w14:textId="77777777" w:rsidR="000A7E31" w:rsidRDefault="00000000">
            <w:pPr>
              <w:jc w:val="center"/>
            </w:pPr>
            <w:r>
              <w:t>0.069</w:t>
            </w:r>
          </w:p>
        </w:tc>
        <w:tc>
          <w:tcPr>
            <w:tcW w:w="909" w:type="dxa"/>
            <w:vAlign w:val="center"/>
          </w:tcPr>
          <w:p w14:paraId="012C21E4" w14:textId="77777777" w:rsidR="000A7E31" w:rsidRDefault="00000000">
            <w:pPr>
              <w:jc w:val="center"/>
            </w:pPr>
            <w:r>
              <w:t>0.107</w:t>
            </w:r>
          </w:p>
        </w:tc>
        <w:tc>
          <w:tcPr>
            <w:tcW w:w="908" w:type="dxa"/>
            <w:vAlign w:val="center"/>
          </w:tcPr>
          <w:p w14:paraId="151CDBFB" w14:textId="77777777" w:rsidR="000A7E31" w:rsidRDefault="00000000">
            <w:pPr>
              <w:jc w:val="center"/>
            </w:pPr>
            <w:r>
              <w:t>0.212</w:t>
            </w:r>
          </w:p>
        </w:tc>
        <w:tc>
          <w:tcPr>
            <w:tcW w:w="1015" w:type="dxa"/>
            <w:vAlign w:val="center"/>
          </w:tcPr>
          <w:p w14:paraId="0F2FEFD9" w14:textId="77777777" w:rsidR="000A7E31" w:rsidRDefault="00000000">
            <w:pPr>
              <w:jc w:val="center"/>
            </w:pPr>
            <w:r>
              <w:t>0.105</w:t>
            </w:r>
          </w:p>
        </w:tc>
      </w:tr>
      <w:tr w:rsidR="000A7E31" w14:paraId="399E50B3" w14:textId="77777777">
        <w:tc>
          <w:tcPr>
            <w:tcW w:w="3118" w:type="dxa"/>
            <w:vMerge w:val="restart"/>
            <w:vAlign w:val="center"/>
          </w:tcPr>
          <w:p w14:paraId="53C48219" w14:textId="77777777" w:rsidR="000A7E31" w:rsidRDefault="00000000">
            <w:r>
              <w:t>5xAM</w:t>
            </w:r>
          </w:p>
        </w:tc>
        <w:tc>
          <w:tcPr>
            <w:tcW w:w="1104" w:type="dxa"/>
            <w:vAlign w:val="bottom"/>
          </w:tcPr>
          <w:p w14:paraId="34BFCBF4" w14:textId="77777777" w:rsidR="000A7E31" w:rsidRDefault="00000000">
            <w:pPr>
              <w:jc w:val="center"/>
            </w:pPr>
            <w:r>
              <w:t>0</w:t>
            </w:r>
          </w:p>
        </w:tc>
        <w:tc>
          <w:tcPr>
            <w:tcW w:w="908" w:type="dxa"/>
            <w:vAlign w:val="center"/>
          </w:tcPr>
          <w:p w14:paraId="3D00256F" w14:textId="77777777" w:rsidR="000A7E31" w:rsidRDefault="00000000">
            <w:pPr>
              <w:jc w:val="center"/>
            </w:pPr>
            <w:r>
              <w:t>0.500</w:t>
            </w:r>
          </w:p>
        </w:tc>
        <w:tc>
          <w:tcPr>
            <w:tcW w:w="909" w:type="dxa"/>
            <w:vAlign w:val="center"/>
          </w:tcPr>
          <w:p w14:paraId="49A8EC57" w14:textId="77777777" w:rsidR="000A7E31" w:rsidRDefault="00000000">
            <w:pPr>
              <w:jc w:val="center"/>
            </w:pPr>
            <w:r>
              <w:t>0.500</w:t>
            </w:r>
          </w:p>
        </w:tc>
        <w:tc>
          <w:tcPr>
            <w:tcW w:w="908" w:type="dxa"/>
            <w:vAlign w:val="center"/>
          </w:tcPr>
          <w:p w14:paraId="707F9759" w14:textId="77777777" w:rsidR="000A7E31" w:rsidRDefault="00000000">
            <w:pPr>
              <w:jc w:val="center"/>
            </w:pPr>
            <w:r>
              <w:t>0.000</w:t>
            </w:r>
          </w:p>
        </w:tc>
        <w:tc>
          <w:tcPr>
            <w:tcW w:w="909" w:type="dxa"/>
            <w:vAlign w:val="center"/>
          </w:tcPr>
          <w:p w14:paraId="69DE380D" w14:textId="77777777" w:rsidR="000A7E31" w:rsidRDefault="00000000">
            <w:pPr>
              <w:jc w:val="center"/>
            </w:pPr>
            <w:r>
              <w:t>0.000</w:t>
            </w:r>
          </w:p>
        </w:tc>
        <w:tc>
          <w:tcPr>
            <w:tcW w:w="908" w:type="dxa"/>
            <w:vAlign w:val="center"/>
          </w:tcPr>
          <w:p w14:paraId="0D193B58" w14:textId="77777777" w:rsidR="000A7E31" w:rsidRDefault="00000000">
            <w:pPr>
              <w:jc w:val="center"/>
            </w:pPr>
            <w:r>
              <w:t>0.000</w:t>
            </w:r>
          </w:p>
        </w:tc>
        <w:tc>
          <w:tcPr>
            <w:tcW w:w="1015" w:type="dxa"/>
            <w:vAlign w:val="center"/>
          </w:tcPr>
          <w:p w14:paraId="1C0652AC" w14:textId="77777777" w:rsidR="000A7E31" w:rsidRDefault="00000000">
            <w:pPr>
              <w:jc w:val="center"/>
            </w:pPr>
            <w:r>
              <w:t>0.000</w:t>
            </w:r>
          </w:p>
        </w:tc>
      </w:tr>
      <w:tr w:rsidR="000A7E31" w14:paraId="42CD1C5B" w14:textId="77777777">
        <w:tc>
          <w:tcPr>
            <w:tcW w:w="3118" w:type="dxa"/>
            <w:vMerge/>
            <w:vAlign w:val="center"/>
          </w:tcPr>
          <w:p w14:paraId="098AB00F" w14:textId="77777777" w:rsidR="000A7E31" w:rsidRDefault="000A7E31"/>
        </w:tc>
        <w:tc>
          <w:tcPr>
            <w:tcW w:w="1104" w:type="dxa"/>
            <w:vAlign w:val="bottom"/>
          </w:tcPr>
          <w:p w14:paraId="2890D870" w14:textId="77777777" w:rsidR="000A7E31" w:rsidRDefault="00000000">
            <w:pPr>
              <w:jc w:val="center"/>
            </w:pPr>
            <w:r>
              <w:t>5</w:t>
            </w:r>
          </w:p>
        </w:tc>
        <w:tc>
          <w:tcPr>
            <w:tcW w:w="908" w:type="dxa"/>
            <w:vAlign w:val="center"/>
          </w:tcPr>
          <w:p w14:paraId="57CC01E0" w14:textId="77777777" w:rsidR="000A7E31" w:rsidRDefault="00000000">
            <w:pPr>
              <w:jc w:val="center"/>
            </w:pPr>
            <w:r>
              <w:t>0.535</w:t>
            </w:r>
          </w:p>
        </w:tc>
        <w:tc>
          <w:tcPr>
            <w:tcW w:w="909" w:type="dxa"/>
            <w:vAlign w:val="center"/>
          </w:tcPr>
          <w:p w14:paraId="4870C943" w14:textId="77777777" w:rsidR="000A7E31" w:rsidRDefault="00000000">
            <w:pPr>
              <w:jc w:val="center"/>
            </w:pPr>
            <w:r>
              <w:t>0.658</w:t>
            </w:r>
          </w:p>
        </w:tc>
        <w:tc>
          <w:tcPr>
            <w:tcW w:w="908" w:type="dxa"/>
            <w:vAlign w:val="center"/>
          </w:tcPr>
          <w:p w14:paraId="29E5F5D8" w14:textId="77777777" w:rsidR="000A7E31" w:rsidRDefault="00000000">
            <w:pPr>
              <w:jc w:val="center"/>
            </w:pPr>
            <w:r>
              <w:t>0.124</w:t>
            </w:r>
          </w:p>
        </w:tc>
        <w:tc>
          <w:tcPr>
            <w:tcW w:w="909" w:type="dxa"/>
            <w:vAlign w:val="center"/>
          </w:tcPr>
          <w:p w14:paraId="76152586" w14:textId="77777777" w:rsidR="000A7E31" w:rsidRDefault="00000000">
            <w:pPr>
              <w:jc w:val="center"/>
            </w:pPr>
            <w:r>
              <w:t>0.132</w:t>
            </w:r>
          </w:p>
        </w:tc>
        <w:tc>
          <w:tcPr>
            <w:tcW w:w="908" w:type="dxa"/>
            <w:vAlign w:val="center"/>
          </w:tcPr>
          <w:p w14:paraId="244D7F84" w14:textId="77777777" w:rsidR="000A7E31" w:rsidRDefault="00000000">
            <w:pPr>
              <w:jc w:val="center"/>
            </w:pPr>
            <w:r>
              <w:t>0.296</w:t>
            </w:r>
          </w:p>
        </w:tc>
        <w:tc>
          <w:tcPr>
            <w:tcW w:w="1015" w:type="dxa"/>
            <w:vAlign w:val="center"/>
          </w:tcPr>
          <w:p w14:paraId="4C21ABEA" w14:textId="77777777" w:rsidR="000A7E31" w:rsidRDefault="00000000">
            <w:pPr>
              <w:jc w:val="center"/>
            </w:pPr>
            <w:r>
              <w:t>0.164</w:t>
            </w:r>
          </w:p>
        </w:tc>
      </w:tr>
      <w:tr w:rsidR="000A7E31" w14:paraId="433A450F" w14:textId="77777777">
        <w:tc>
          <w:tcPr>
            <w:tcW w:w="3118" w:type="dxa"/>
            <w:vMerge w:val="restart"/>
            <w:vAlign w:val="center"/>
          </w:tcPr>
          <w:p w14:paraId="51C59B8F" w14:textId="77777777" w:rsidR="000A7E31" w:rsidRDefault="00000000">
            <w:r>
              <w:t>5xAM + G</w:t>
            </w:r>
            <w:r>
              <w:rPr>
                <w:rStyle w:val="box"/>
                <w:sz w:val="20"/>
                <w:szCs w:val="20"/>
              </w:rPr>
              <w:t>×</w:t>
            </w:r>
            <w:r>
              <w:t>E (5%)</w:t>
            </w:r>
          </w:p>
        </w:tc>
        <w:tc>
          <w:tcPr>
            <w:tcW w:w="1104" w:type="dxa"/>
            <w:vAlign w:val="bottom"/>
          </w:tcPr>
          <w:p w14:paraId="24EDA840" w14:textId="77777777" w:rsidR="000A7E31" w:rsidRDefault="00000000">
            <w:pPr>
              <w:jc w:val="center"/>
            </w:pPr>
            <w:r>
              <w:t>0</w:t>
            </w:r>
          </w:p>
        </w:tc>
        <w:tc>
          <w:tcPr>
            <w:tcW w:w="908" w:type="dxa"/>
            <w:vAlign w:val="center"/>
          </w:tcPr>
          <w:p w14:paraId="4C5C56EC" w14:textId="77777777" w:rsidR="000A7E31" w:rsidRDefault="00000000">
            <w:pPr>
              <w:jc w:val="center"/>
            </w:pPr>
            <w:r>
              <w:t>0.502</w:t>
            </w:r>
          </w:p>
        </w:tc>
        <w:tc>
          <w:tcPr>
            <w:tcW w:w="909" w:type="dxa"/>
            <w:vAlign w:val="center"/>
          </w:tcPr>
          <w:p w14:paraId="0D7F7401" w14:textId="77777777" w:rsidR="000A7E31" w:rsidRDefault="00000000">
            <w:pPr>
              <w:jc w:val="center"/>
            </w:pPr>
            <w:r>
              <w:t>0.502</w:t>
            </w:r>
          </w:p>
        </w:tc>
        <w:tc>
          <w:tcPr>
            <w:tcW w:w="908" w:type="dxa"/>
            <w:vAlign w:val="center"/>
          </w:tcPr>
          <w:p w14:paraId="6D91FCCA" w14:textId="77777777" w:rsidR="000A7E31" w:rsidRDefault="00000000">
            <w:pPr>
              <w:jc w:val="center"/>
            </w:pPr>
            <w:r>
              <w:t>0.000</w:t>
            </w:r>
          </w:p>
        </w:tc>
        <w:tc>
          <w:tcPr>
            <w:tcW w:w="909" w:type="dxa"/>
            <w:vAlign w:val="center"/>
          </w:tcPr>
          <w:p w14:paraId="149BB497" w14:textId="77777777" w:rsidR="000A7E31" w:rsidRDefault="00000000">
            <w:pPr>
              <w:jc w:val="center"/>
            </w:pPr>
            <w:r>
              <w:t>0.000</w:t>
            </w:r>
          </w:p>
        </w:tc>
        <w:tc>
          <w:tcPr>
            <w:tcW w:w="908" w:type="dxa"/>
            <w:vAlign w:val="center"/>
          </w:tcPr>
          <w:p w14:paraId="346BCB37" w14:textId="77777777" w:rsidR="000A7E31" w:rsidRDefault="00000000">
            <w:pPr>
              <w:jc w:val="center"/>
            </w:pPr>
            <w:r>
              <w:t>0.000</w:t>
            </w:r>
          </w:p>
        </w:tc>
        <w:tc>
          <w:tcPr>
            <w:tcW w:w="1015" w:type="dxa"/>
            <w:vAlign w:val="center"/>
          </w:tcPr>
          <w:p w14:paraId="265FC5F6" w14:textId="77777777" w:rsidR="000A7E31" w:rsidRDefault="00000000">
            <w:pPr>
              <w:jc w:val="center"/>
            </w:pPr>
            <w:r>
              <w:t>0.000</w:t>
            </w:r>
          </w:p>
        </w:tc>
      </w:tr>
      <w:tr w:rsidR="000A7E31" w14:paraId="60CFBFCF" w14:textId="77777777">
        <w:tc>
          <w:tcPr>
            <w:tcW w:w="3118" w:type="dxa"/>
            <w:vMerge/>
            <w:vAlign w:val="center"/>
          </w:tcPr>
          <w:p w14:paraId="2D78305C" w14:textId="77777777" w:rsidR="000A7E31" w:rsidRDefault="000A7E31"/>
        </w:tc>
        <w:tc>
          <w:tcPr>
            <w:tcW w:w="1104" w:type="dxa"/>
            <w:vAlign w:val="bottom"/>
          </w:tcPr>
          <w:p w14:paraId="76E40014" w14:textId="77777777" w:rsidR="000A7E31" w:rsidRDefault="00000000">
            <w:pPr>
              <w:jc w:val="center"/>
            </w:pPr>
            <w:r>
              <w:t>5</w:t>
            </w:r>
          </w:p>
        </w:tc>
        <w:tc>
          <w:tcPr>
            <w:tcW w:w="908" w:type="dxa"/>
            <w:vAlign w:val="center"/>
          </w:tcPr>
          <w:p w14:paraId="23E3E41F" w14:textId="77777777" w:rsidR="000A7E31" w:rsidRDefault="00000000">
            <w:pPr>
              <w:jc w:val="center"/>
            </w:pPr>
            <w:r>
              <w:t>0.534</w:t>
            </w:r>
          </w:p>
        </w:tc>
        <w:tc>
          <w:tcPr>
            <w:tcW w:w="909" w:type="dxa"/>
            <w:vAlign w:val="center"/>
          </w:tcPr>
          <w:p w14:paraId="78B33F9E" w14:textId="77777777" w:rsidR="000A7E31" w:rsidRDefault="00000000">
            <w:pPr>
              <w:jc w:val="center"/>
            </w:pPr>
            <w:r>
              <w:t>0.658</w:t>
            </w:r>
          </w:p>
        </w:tc>
        <w:tc>
          <w:tcPr>
            <w:tcW w:w="908" w:type="dxa"/>
            <w:vAlign w:val="center"/>
          </w:tcPr>
          <w:p w14:paraId="0F9C7FBF" w14:textId="77777777" w:rsidR="000A7E31" w:rsidRDefault="00000000">
            <w:pPr>
              <w:jc w:val="center"/>
            </w:pPr>
            <w:r>
              <w:t>0.124</w:t>
            </w:r>
          </w:p>
        </w:tc>
        <w:tc>
          <w:tcPr>
            <w:tcW w:w="909" w:type="dxa"/>
            <w:vAlign w:val="center"/>
          </w:tcPr>
          <w:p w14:paraId="01DD72DF" w14:textId="77777777" w:rsidR="000A7E31" w:rsidRDefault="00000000">
            <w:pPr>
              <w:jc w:val="center"/>
            </w:pPr>
            <w:r>
              <w:t>0.133</w:t>
            </w:r>
          </w:p>
        </w:tc>
        <w:tc>
          <w:tcPr>
            <w:tcW w:w="908" w:type="dxa"/>
            <w:vAlign w:val="center"/>
          </w:tcPr>
          <w:p w14:paraId="278C7622" w14:textId="77777777" w:rsidR="000A7E31" w:rsidRDefault="00000000">
            <w:pPr>
              <w:jc w:val="center"/>
            </w:pPr>
            <w:r>
              <w:t>0.297</w:t>
            </w:r>
          </w:p>
        </w:tc>
        <w:tc>
          <w:tcPr>
            <w:tcW w:w="1015" w:type="dxa"/>
            <w:vAlign w:val="center"/>
          </w:tcPr>
          <w:p w14:paraId="529CB4C5" w14:textId="77777777" w:rsidR="000A7E31" w:rsidRDefault="00000000">
            <w:pPr>
              <w:jc w:val="center"/>
            </w:pPr>
            <w:r>
              <w:t>0.165</w:t>
            </w:r>
          </w:p>
        </w:tc>
      </w:tr>
      <w:tr w:rsidR="000A7E31" w14:paraId="31D827A3" w14:textId="77777777">
        <w:tc>
          <w:tcPr>
            <w:tcW w:w="3118" w:type="dxa"/>
            <w:vMerge w:val="restart"/>
            <w:vAlign w:val="center"/>
          </w:tcPr>
          <w:p w14:paraId="1CFE44AA" w14:textId="77777777" w:rsidR="000A7E31" w:rsidRDefault="00000000">
            <w:r>
              <w:t>5xAM + G</w:t>
            </w:r>
            <w:r>
              <w:rPr>
                <w:rStyle w:val="box"/>
                <w:sz w:val="20"/>
                <w:szCs w:val="20"/>
              </w:rPr>
              <w:t>×</w:t>
            </w:r>
            <w:r>
              <w:t>E (20%)</w:t>
            </w:r>
          </w:p>
        </w:tc>
        <w:tc>
          <w:tcPr>
            <w:tcW w:w="1104" w:type="dxa"/>
            <w:vAlign w:val="bottom"/>
          </w:tcPr>
          <w:p w14:paraId="619CE6C7" w14:textId="77777777" w:rsidR="000A7E31" w:rsidRDefault="00000000">
            <w:pPr>
              <w:jc w:val="center"/>
            </w:pPr>
            <w:r>
              <w:t>0</w:t>
            </w:r>
          </w:p>
        </w:tc>
        <w:tc>
          <w:tcPr>
            <w:tcW w:w="908" w:type="dxa"/>
            <w:vAlign w:val="center"/>
          </w:tcPr>
          <w:p w14:paraId="5B4E42E6" w14:textId="77777777" w:rsidR="000A7E31" w:rsidRDefault="00000000">
            <w:pPr>
              <w:jc w:val="center"/>
            </w:pPr>
            <w:r>
              <w:t>0.543</w:t>
            </w:r>
          </w:p>
        </w:tc>
        <w:tc>
          <w:tcPr>
            <w:tcW w:w="909" w:type="dxa"/>
            <w:vAlign w:val="center"/>
          </w:tcPr>
          <w:p w14:paraId="64694CE4" w14:textId="77777777" w:rsidR="000A7E31" w:rsidRDefault="00000000">
            <w:pPr>
              <w:jc w:val="center"/>
            </w:pPr>
            <w:r>
              <w:t>0.543</w:t>
            </w:r>
          </w:p>
        </w:tc>
        <w:tc>
          <w:tcPr>
            <w:tcW w:w="908" w:type="dxa"/>
            <w:vAlign w:val="center"/>
          </w:tcPr>
          <w:p w14:paraId="36B7B0C7" w14:textId="77777777" w:rsidR="000A7E31" w:rsidRDefault="00000000">
            <w:pPr>
              <w:jc w:val="center"/>
            </w:pPr>
            <w:r>
              <w:t>0.000</w:t>
            </w:r>
          </w:p>
        </w:tc>
        <w:tc>
          <w:tcPr>
            <w:tcW w:w="909" w:type="dxa"/>
            <w:vAlign w:val="center"/>
          </w:tcPr>
          <w:p w14:paraId="400595FD" w14:textId="77777777" w:rsidR="000A7E31" w:rsidRDefault="00000000">
            <w:pPr>
              <w:jc w:val="center"/>
            </w:pPr>
            <w:r>
              <w:t>0.000</w:t>
            </w:r>
          </w:p>
        </w:tc>
        <w:tc>
          <w:tcPr>
            <w:tcW w:w="908" w:type="dxa"/>
            <w:vAlign w:val="center"/>
          </w:tcPr>
          <w:p w14:paraId="3157E0A1" w14:textId="77777777" w:rsidR="000A7E31" w:rsidRDefault="00000000">
            <w:pPr>
              <w:jc w:val="center"/>
            </w:pPr>
            <w:r>
              <w:t>0.000</w:t>
            </w:r>
          </w:p>
        </w:tc>
        <w:tc>
          <w:tcPr>
            <w:tcW w:w="1015" w:type="dxa"/>
            <w:vAlign w:val="center"/>
          </w:tcPr>
          <w:p w14:paraId="1351528A" w14:textId="77777777" w:rsidR="000A7E31" w:rsidRDefault="00000000">
            <w:pPr>
              <w:jc w:val="center"/>
            </w:pPr>
            <w:r>
              <w:t>0.000</w:t>
            </w:r>
          </w:p>
        </w:tc>
      </w:tr>
      <w:tr w:rsidR="000A7E31" w14:paraId="42C2EAA7" w14:textId="77777777">
        <w:tc>
          <w:tcPr>
            <w:tcW w:w="3118" w:type="dxa"/>
            <w:vMerge/>
            <w:vAlign w:val="center"/>
          </w:tcPr>
          <w:p w14:paraId="4C757833" w14:textId="77777777" w:rsidR="000A7E31" w:rsidRDefault="000A7E31"/>
        </w:tc>
        <w:tc>
          <w:tcPr>
            <w:tcW w:w="1104" w:type="dxa"/>
            <w:vAlign w:val="bottom"/>
          </w:tcPr>
          <w:p w14:paraId="51910A27" w14:textId="77777777" w:rsidR="000A7E31" w:rsidRDefault="00000000">
            <w:pPr>
              <w:jc w:val="center"/>
            </w:pPr>
            <w:r>
              <w:t>5</w:t>
            </w:r>
          </w:p>
        </w:tc>
        <w:tc>
          <w:tcPr>
            <w:tcW w:w="908" w:type="dxa"/>
            <w:vAlign w:val="center"/>
          </w:tcPr>
          <w:p w14:paraId="443F5AE7" w14:textId="77777777" w:rsidR="000A7E31" w:rsidRDefault="00000000">
            <w:pPr>
              <w:jc w:val="center"/>
            </w:pPr>
            <w:r>
              <w:t>0.570</w:t>
            </w:r>
          </w:p>
        </w:tc>
        <w:tc>
          <w:tcPr>
            <w:tcW w:w="909" w:type="dxa"/>
            <w:vAlign w:val="center"/>
          </w:tcPr>
          <w:p w14:paraId="4D8F1680" w14:textId="77777777" w:rsidR="000A7E31" w:rsidRDefault="00000000">
            <w:pPr>
              <w:jc w:val="center"/>
            </w:pPr>
            <w:r>
              <w:t>0.714</w:t>
            </w:r>
          </w:p>
        </w:tc>
        <w:tc>
          <w:tcPr>
            <w:tcW w:w="908" w:type="dxa"/>
            <w:vAlign w:val="center"/>
          </w:tcPr>
          <w:p w14:paraId="055F0A64" w14:textId="77777777" w:rsidR="000A7E31" w:rsidRDefault="00000000">
            <w:pPr>
              <w:jc w:val="center"/>
            </w:pPr>
            <w:r>
              <w:t>0.145</w:t>
            </w:r>
          </w:p>
        </w:tc>
        <w:tc>
          <w:tcPr>
            <w:tcW w:w="909" w:type="dxa"/>
            <w:vAlign w:val="center"/>
          </w:tcPr>
          <w:p w14:paraId="2A1E424C" w14:textId="77777777" w:rsidR="000A7E31" w:rsidRDefault="00000000">
            <w:pPr>
              <w:jc w:val="center"/>
            </w:pPr>
            <w:r>
              <w:t>0.141</w:t>
            </w:r>
          </w:p>
        </w:tc>
        <w:tc>
          <w:tcPr>
            <w:tcW w:w="908" w:type="dxa"/>
            <w:vAlign w:val="center"/>
          </w:tcPr>
          <w:p w14:paraId="65E21847" w14:textId="77777777" w:rsidR="000A7E31" w:rsidRDefault="00000000">
            <w:pPr>
              <w:jc w:val="center"/>
            </w:pPr>
            <w:r>
              <w:t>0.317</w:t>
            </w:r>
          </w:p>
        </w:tc>
        <w:tc>
          <w:tcPr>
            <w:tcW w:w="1015" w:type="dxa"/>
            <w:vAlign w:val="center"/>
          </w:tcPr>
          <w:p w14:paraId="2DCA3E40" w14:textId="77777777" w:rsidR="000A7E31" w:rsidRDefault="00000000">
            <w:pPr>
              <w:jc w:val="center"/>
            </w:pPr>
            <w:r>
              <w:t>0.175</w:t>
            </w:r>
          </w:p>
        </w:tc>
      </w:tr>
      <w:tr w:rsidR="000A7E31" w14:paraId="688991CD" w14:textId="77777777">
        <w:tc>
          <w:tcPr>
            <w:tcW w:w="3118" w:type="dxa"/>
            <w:vMerge w:val="restart"/>
            <w:vAlign w:val="center"/>
          </w:tcPr>
          <w:p w14:paraId="4AB0D47F" w14:textId="77777777" w:rsidR="000A7E31" w:rsidRDefault="00000000">
            <w:r>
              <w:t>5xAM + VT (5%)</w:t>
            </w:r>
          </w:p>
        </w:tc>
        <w:tc>
          <w:tcPr>
            <w:tcW w:w="1104" w:type="dxa"/>
            <w:vAlign w:val="bottom"/>
          </w:tcPr>
          <w:p w14:paraId="7CD4DF14" w14:textId="77777777" w:rsidR="000A7E31" w:rsidRDefault="00000000">
            <w:pPr>
              <w:jc w:val="center"/>
            </w:pPr>
            <w:r>
              <w:t>0</w:t>
            </w:r>
          </w:p>
        </w:tc>
        <w:tc>
          <w:tcPr>
            <w:tcW w:w="908" w:type="dxa"/>
            <w:vAlign w:val="center"/>
          </w:tcPr>
          <w:p w14:paraId="0D7F0565" w14:textId="77777777" w:rsidR="000A7E31" w:rsidRDefault="00000000">
            <w:pPr>
              <w:jc w:val="center"/>
            </w:pPr>
            <w:r>
              <w:t>0.500</w:t>
            </w:r>
          </w:p>
        </w:tc>
        <w:tc>
          <w:tcPr>
            <w:tcW w:w="909" w:type="dxa"/>
            <w:vAlign w:val="center"/>
          </w:tcPr>
          <w:p w14:paraId="5CFEA25F" w14:textId="77777777" w:rsidR="000A7E31" w:rsidRDefault="00000000">
            <w:pPr>
              <w:jc w:val="center"/>
            </w:pPr>
            <w:r>
              <w:t>0.500</w:t>
            </w:r>
          </w:p>
        </w:tc>
        <w:tc>
          <w:tcPr>
            <w:tcW w:w="908" w:type="dxa"/>
            <w:vAlign w:val="center"/>
          </w:tcPr>
          <w:p w14:paraId="2FA7F692" w14:textId="77777777" w:rsidR="000A7E31" w:rsidRDefault="00000000">
            <w:pPr>
              <w:jc w:val="center"/>
            </w:pPr>
            <w:r>
              <w:t>0.000</w:t>
            </w:r>
          </w:p>
        </w:tc>
        <w:tc>
          <w:tcPr>
            <w:tcW w:w="909" w:type="dxa"/>
            <w:vAlign w:val="center"/>
          </w:tcPr>
          <w:p w14:paraId="59AB13A2" w14:textId="77777777" w:rsidR="000A7E31" w:rsidRDefault="00000000">
            <w:pPr>
              <w:jc w:val="center"/>
            </w:pPr>
            <w:r>
              <w:t>0.000</w:t>
            </w:r>
          </w:p>
        </w:tc>
        <w:tc>
          <w:tcPr>
            <w:tcW w:w="908" w:type="dxa"/>
            <w:vAlign w:val="center"/>
          </w:tcPr>
          <w:p w14:paraId="131D0A77" w14:textId="77777777" w:rsidR="000A7E31" w:rsidRDefault="00000000">
            <w:pPr>
              <w:jc w:val="center"/>
            </w:pPr>
            <w:r>
              <w:t>0.000</w:t>
            </w:r>
          </w:p>
        </w:tc>
        <w:tc>
          <w:tcPr>
            <w:tcW w:w="1015" w:type="dxa"/>
            <w:vAlign w:val="center"/>
          </w:tcPr>
          <w:p w14:paraId="5C273E30" w14:textId="77777777" w:rsidR="000A7E31" w:rsidRDefault="00000000">
            <w:pPr>
              <w:jc w:val="center"/>
            </w:pPr>
            <w:r>
              <w:t>0.000</w:t>
            </w:r>
          </w:p>
        </w:tc>
      </w:tr>
      <w:tr w:rsidR="000A7E31" w14:paraId="1013C8A6" w14:textId="77777777">
        <w:tc>
          <w:tcPr>
            <w:tcW w:w="3118" w:type="dxa"/>
            <w:vMerge/>
            <w:vAlign w:val="center"/>
          </w:tcPr>
          <w:p w14:paraId="00AB4190" w14:textId="77777777" w:rsidR="000A7E31" w:rsidRDefault="000A7E31"/>
        </w:tc>
        <w:tc>
          <w:tcPr>
            <w:tcW w:w="1104" w:type="dxa"/>
            <w:vAlign w:val="bottom"/>
          </w:tcPr>
          <w:p w14:paraId="44FEEDDB" w14:textId="77777777" w:rsidR="000A7E31" w:rsidRDefault="00000000">
            <w:pPr>
              <w:jc w:val="center"/>
            </w:pPr>
            <w:r>
              <w:t>5</w:t>
            </w:r>
          </w:p>
        </w:tc>
        <w:tc>
          <w:tcPr>
            <w:tcW w:w="908" w:type="dxa"/>
            <w:vAlign w:val="center"/>
          </w:tcPr>
          <w:p w14:paraId="02F7BB69" w14:textId="77777777" w:rsidR="000A7E31" w:rsidRDefault="00000000">
            <w:pPr>
              <w:jc w:val="center"/>
            </w:pPr>
            <w:r>
              <w:t>0.396</w:t>
            </w:r>
          </w:p>
        </w:tc>
        <w:tc>
          <w:tcPr>
            <w:tcW w:w="909" w:type="dxa"/>
            <w:vAlign w:val="center"/>
          </w:tcPr>
          <w:p w14:paraId="74DD69B5" w14:textId="77777777" w:rsidR="000A7E31" w:rsidRDefault="00000000">
            <w:pPr>
              <w:jc w:val="center"/>
            </w:pPr>
            <w:r>
              <w:t>0.749</w:t>
            </w:r>
          </w:p>
        </w:tc>
        <w:tc>
          <w:tcPr>
            <w:tcW w:w="908" w:type="dxa"/>
            <w:vAlign w:val="center"/>
          </w:tcPr>
          <w:p w14:paraId="6D2D384B" w14:textId="77777777" w:rsidR="000A7E31" w:rsidRDefault="00000000">
            <w:pPr>
              <w:jc w:val="center"/>
            </w:pPr>
            <w:r>
              <w:t>0.353</w:t>
            </w:r>
          </w:p>
        </w:tc>
        <w:tc>
          <w:tcPr>
            <w:tcW w:w="909" w:type="dxa"/>
            <w:vAlign w:val="center"/>
          </w:tcPr>
          <w:p w14:paraId="7AD5899B" w14:textId="77777777" w:rsidR="000A7E31" w:rsidRDefault="00000000">
            <w:pPr>
              <w:jc w:val="center"/>
            </w:pPr>
            <w:r>
              <w:t>0.078</w:t>
            </w:r>
          </w:p>
        </w:tc>
        <w:tc>
          <w:tcPr>
            <w:tcW w:w="908" w:type="dxa"/>
            <w:vAlign w:val="center"/>
          </w:tcPr>
          <w:p w14:paraId="6D0D02F5" w14:textId="77777777" w:rsidR="000A7E31" w:rsidRDefault="00000000">
            <w:pPr>
              <w:jc w:val="center"/>
            </w:pPr>
            <w:r>
              <w:t>0.513</w:t>
            </w:r>
          </w:p>
        </w:tc>
        <w:tc>
          <w:tcPr>
            <w:tcW w:w="1015" w:type="dxa"/>
            <w:vAlign w:val="center"/>
          </w:tcPr>
          <w:p w14:paraId="27375064" w14:textId="77777777" w:rsidR="000A7E31" w:rsidRDefault="00000000">
            <w:pPr>
              <w:jc w:val="center"/>
            </w:pPr>
            <w:r>
              <w:t>0.435</w:t>
            </w:r>
          </w:p>
        </w:tc>
      </w:tr>
      <w:tr w:rsidR="000A7E31" w14:paraId="56B4B294" w14:textId="77777777">
        <w:tc>
          <w:tcPr>
            <w:tcW w:w="3118" w:type="dxa"/>
            <w:vMerge w:val="restart"/>
            <w:vAlign w:val="center"/>
          </w:tcPr>
          <w:p w14:paraId="6205443F" w14:textId="77777777" w:rsidR="000A7E31" w:rsidRDefault="00000000">
            <w:r>
              <w:t>5xAM + VT (5%) + G</w:t>
            </w:r>
            <w:r>
              <w:rPr>
                <w:rStyle w:val="box"/>
                <w:sz w:val="20"/>
                <w:szCs w:val="20"/>
              </w:rPr>
              <w:t>×</w:t>
            </w:r>
            <w:r>
              <w:t>E (5%)</w:t>
            </w:r>
          </w:p>
        </w:tc>
        <w:tc>
          <w:tcPr>
            <w:tcW w:w="1104" w:type="dxa"/>
            <w:vAlign w:val="bottom"/>
          </w:tcPr>
          <w:p w14:paraId="7F180AB6" w14:textId="77777777" w:rsidR="000A7E31" w:rsidRDefault="00000000">
            <w:pPr>
              <w:jc w:val="center"/>
            </w:pPr>
            <w:r>
              <w:t>0</w:t>
            </w:r>
          </w:p>
        </w:tc>
        <w:tc>
          <w:tcPr>
            <w:tcW w:w="908" w:type="dxa"/>
            <w:vAlign w:val="center"/>
          </w:tcPr>
          <w:p w14:paraId="585FE28D" w14:textId="77777777" w:rsidR="000A7E31" w:rsidRDefault="00000000">
            <w:pPr>
              <w:jc w:val="center"/>
            </w:pPr>
            <w:r>
              <w:t>0.499</w:t>
            </w:r>
          </w:p>
        </w:tc>
        <w:tc>
          <w:tcPr>
            <w:tcW w:w="909" w:type="dxa"/>
            <w:vAlign w:val="center"/>
          </w:tcPr>
          <w:p w14:paraId="71830D91" w14:textId="77777777" w:rsidR="000A7E31" w:rsidRDefault="00000000">
            <w:pPr>
              <w:jc w:val="center"/>
            </w:pPr>
            <w:r>
              <w:t>0.500</w:t>
            </w:r>
          </w:p>
        </w:tc>
        <w:tc>
          <w:tcPr>
            <w:tcW w:w="908" w:type="dxa"/>
            <w:vAlign w:val="center"/>
          </w:tcPr>
          <w:p w14:paraId="4BAC656B" w14:textId="77777777" w:rsidR="000A7E31" w:rsidRDefault="00000000">
            <w:pPr>
              <w:jc w:val="center"/>
            </w:pPr>
            <w:r>
              <w:t>0.000</w:t>
            </w:r>
          </w:p>
        </w:tc>
        <w:tc>
          <w:tcPr>
            <w:tcW w:w="909" w:type="dxa"/>
            <w:vAlign w:val="center"/>
          </w:tcPr>
          <w:p w14:paraId="2FBB8985" w14:textId="77777777" w:rsidR="000A7E31" w:rsidRDefault="00000000">
            <w:pPr>
              <w:jc w:val="center"/>
            </w:pPr>
            <w:r>
              <w:t>0.000</w:t>
            </w:r>
          </w:p>
        </w:tc>
        <w:tc>
          <w:tcPr>
            <w:tcW w:w="908" w:type="dxa"/>
            <w:vAlign w:val="center"/>
          </w:tcPr>
          <w:p w14:paraId="48979061" w14:textId="77777777" w:rsidR="000A7E31" w:rsidRDefault="00000000">
            <w:pPr>
              <w:jc w:val="center"/>
            </w:pPr>
            <w:r>
              <w:t>0.000</w:t>
            </w:r>
          </w:p>
        </w:tc>
        <w:tc>
          <w:tcPr>
            <w:tcW w:w="1015" w:type="dxa"/>
            <w:vAlign w:val="center"/>
          </w:tcPr>
          <w:p w14:paraId="798AA3A4" w14:textId="77777777" w:rsidR="000A7E31" w:rsidRDefault="00000000">
            <w:pPr>
              <w:jc w:val="center"/>
            </w:pPr>
            <w:r>
              <w:t>0.000</w:t>
            </w:r>
          </w:p>
        </w:tc>
      </w:tr>
      <w:tr w:rsidR="000A7E31" w14:paraId="31A0DDFE" w14:textId="77777777">
        <w:tc>
          <w:tcPr>
            <w:tcW w:w="3118" w:type="dxa"/>
            <w:vMerge/>
            <w:vAlign w:val="bottom"/>
          </w:tcPr>
          <w:p w14:paraId="6D33B619" w14:textId="77777777" w:rsidR="000A7E31" w:rsidRDefault="000A7E31"/>
        </w:tc>
        <w:tc>
          <w:tcPr>
            <w:tcW w:w="1104" w:type="dxa"/>
            <w:vAlign w:val="bottom"/>
          </w:tcPr>
          <w:p w14:paraId="73DDD138" w14:textId="77777777" w:rsidR="000A7E31" w:rsidRDefault="00000000">
            <w:pPr>
              <w:jc w:val="center"/>
            </w:pPr>
            <w:r>
              <w:t>5</w:t>
            </w:r>
          </w:p>
        </w:tc>
        <w:tc>
          <w:tcPr>
            <w:tcW w:w="908" w:type="dxa"/>
            <w:vAlign w:val="center"/>
          </w:tcPr>
          <w:p w14:paraId="1FB0402A" w14:textId="77777777" w:rsidR="000A7E31" w:rsidRDefault="00000000">
            <w:pPr>
              <w:jc w:val="center"/>
            </w:pPr>
            <w:r>
              <w:t>0.371</w:t>
            </w:r>
          </w:p>
        </w:tc>
        <w:tc>
          <w:tcPr>
            <w:tcW w:w="909" w:type="dxa"/>
            <w:vAlign w:val="center"/>
          </w:tcPr>
          <w:p w14:paraId="479A579C" w14:textId="77777777" w:rsidR="000A7E31" w:rsidRDefault="00000000">
            <w:pPr>
              <w:jc w:val="center"/>
            </w:pPr>
            <w:r>
              <w:t>0.723</w:t>
            </w:r>
          </w:p>
        </w:tc>
        <w:tc>
          <w:tcPr>
            <w:tcW w:w="908" w:type="dxa"/>
            <w:vAlign w:val="center"/>
          </w:tcPr>
          <w:p w14:paraId="071FD909" w14:textId="77777777" w:rsidR="000A7E31" w:rsidRDefault="00000000">
            <w:pPr>
              <w:jc w:val="center"/>
            </w:pPr>
            <w:r>
              <w:t>0.352</w:t>
            </w:r>
          </w:p>
        </w:tc>
        <w:tc>
          <w:tcPr>
            <w:tcW w:w="909" w:type="dxa"/>
            <w:vAlign w:val="center"/>
          </w:tcPr>
          <w:p w14:paraId="6BD5EE2E" w14:textId="77777777" w:rsidR="000A7E31" w:rsidRDefault="00000000">
            <w:pPr>
              <w:jc w:val="center"/>
            </w:pPr>
            <w:r>
              <w:t>0.073</w:t>
            </w:r>
          </w:p>
        </w:tc>
        <w:tc>
          <w:tcPr>
            <w:tcW w:w="908" w:type="dxa"/>
            <w:vAlign w:val="center"/>
          </w:tcPr>
          <w:p w14:paraId="091F5898" w14:textId="77777777" w:rsidR="000A7E31" w:rsidRDefault="00000000">
            <w:pPr>
              <w:jc w:val="center"/>
            </w:pPr>
            <w:r>
              <w:t>0.525</w:t>
            </w:r>
          </w:p>
        </w:tc>
        <w:tc>
          <w:tcPr>
            <w:tcW w:w="1015" w:type="dxa"/>
            <w:vAlign w:val="center"/>
          </w:tcPr>
          <w:p w14:paraId="129678B1" w14:textId="77777777" w:rsidR="000A7E31" w:rsidRDefault="00000000">
            <w:pPr>
              <w:jc w:val="center"/>
            </w:pPr>
            <w:r>
              <w:t>0.452</w:t>
            </w:r>
          </w:p>
        </w:tc>
      </w:tr>
      <w:tr w:rsidR="000A7E31" w14:paraId="62F31C55" w14:textId="77777777">
        <w:tc>
          <w:tcPr>
            <w:tcW w:w="3118" w:type="dxa"/>
            <w:vMerge w:val="restart"/>
            <w:vAlign w:val="center"/>
          </w:tcPr>
          <w:p w14:paraId="03711BE4" w14:textId="77777777" w:rsidR="000A7E31" w:rsidRDefault="00000000">
            <w:r>
              <w:t>5xAM + VT (5%) + G</w:t>
            </w:r>
            <w:r>
              <w:rPr>
                <w:rStyle w:val="box"/>
                <w:sz w:val="20"/>
                <w:szCs w:val="20"/>
              </w:rPr>
              <w:t>×</w:t>
            </w:r>
            <w:r>
              <w:t>E (20%)</w:t>
            </w:r>
          </w:p>
        </w:tc>
        <w:tc>
          <w:tcPr>
            <w:tcW w:w="1104" w:type="dxa"/>
            <w:vAlign w:val="bottom"/>
          </w:tcPr>
          <w:p w14:paraId="2547994D" w14:textId="77777777" w:rsidR="000A7E31" w:rsidRDefault="00000000">
            <w:pPr>
              <w:jc w:val="center"/>
            </w:pPr>
            <w:r>
              <w:t>0</w:t>
            </w:r>
          </w:p>
        </w:tc>
        <w:tc>
          <w:tcPr>
            <w:tcW w:w="908" w:type="dxa"/>
            <w:vAlign w:val="center"/>
          </w:tcPr>
          <w:p w14:paraId="46D0DD8A" w14:textId="77777777" w:rsidR="000A7E31" w:rsidRDefault="00000000">
            <w:pPr>
              <w:jc w:val="center"/>
            </w:pPr>
            <w:r>
              <w:t>0.535</w:t>
            </w:r>
          </w:p>
        </w:tc>
        <w:tc>
          <w:tcPr>
            <w:tcW w:w="909" w:type="dxa"/>
            <w:vAlign w:val="center"/>
          </w:tcPr>
          <w:p w14:paraId="55CFC44F" w14:textId="77777777" w:rsidR="000A7E31" w:rsidRDefault="00000000">
            <w:pPr>
              <w:jc w:val="center"/>
            </w:pPr>
            <w:r>
              <w:t>0.535</w:t>
            </w:r>
          </w:p>
        </w:tc>
        <w:tc>
          <w:tcPr>
            <w:tcW w:w="908" w:type="dxa"/>
            <w:vAlign w:val="center"/>
          </w:tcPr>
          <w:p w14:paraId="1EAAE7FD" w14:textId="77777777" w:rsidR="000A7E31" w:rsidRDefault="00000000">
            <w:pPr>
              <w:jc w:val="center"/>
            </w:pPr>
            <w:r>
              <w:t>0.000</w:t>
            </w:r>
          </w:p>
        </w:tc>
        <w:tc>
          <w:tcPr>
            <w:tcW w:w="909" w:type="dxa"/>
            <w:vAlign w:val="center"/>
          </w:tcPr>
          <w:p w14:paraId="1D928DDC" w14:textId="77777777" w:rsidR="000A7E31" w:rsidRDefault="00000000">
            <w:pPr>
              <w:jc w:val="center"/>
            </w:pPr>
            <w:r>
              <w:t>0.000</w:t>
            </w:r>
          </w:p>
        </w:tc>
        <w:tc>
          <w:tcPr>
            <w:tcW w:w="908" w:type="dxa"/>
            <w:vAlign w:val="center"/>
          </w:tcPr>
          <w:p w14:paraId="1A58E633" w14:textId="77777777" w:rsidR="000A7E31" w:rsidRDefault="00000000">
            <w:pPr>
              <w:jc w:val="center"/>
            </w:pPr>
            <w:r>
              <w:t>0.000</w:t>
            </w:r>
          </w:p>
        </w:tc>
        <w:tc>
          <w:tcPr>
            <w:tcW w:w="1015" w:type="dxa"/>
            <w:vAlign w:val="center"/>
          </w:tcPr>
          <w:p w14:paraId="5F83EB9F" w14:textId="77777777" w:rsidR="000A7E31" w:rsidRDefault="00000000">
            <w:pPr>
              <w:jc w:val="center"/>
            </w:pPr>
            <w:r>
              <w:t>0.000</w:t>
            </w:r>
          </w:p>
        </w:tc>
      </w:tr>
      <w:tr w:rsidR="000A7E31" w14:paraId="0A9FCF5C" w14:textId="77777777">
        <w:tc>
          <w:tcPr>
            <w:tcW w:w="3118" w:type="dxa"/>
            <w:vMerge/>
            <w:vAlign w:val="center"/>
          </w:tcPr>
          <w:p w14:paraId="2392E676" w14:textId="77777777" w:rsidR="000A7E31" w:rsidRDefault="000A7E31"/>
        </w:tc>
        <w:tc>
          <w:tcPr>
            <w:tcW w:w="1104" w:type="dxa"/>
            <w:vAlign w:val="bottom"/>
          </w:tcPr>
          <w:p w14:paraId="55A000D3" w14:textId="77777777" w:rsidR="000A7E31" w:rsidRDefault="00000000">
            <w:pPr>
              <w:jc w:val="center"/>
            </w:pPr>
            <w:r>
              <w:t>5</w:t>
            </w:r>
          </w:p>
        </w:tc>
        <w:tc>
          <w:tcPr>
            <w:tcW w:w="908" w:type="dxa"/>
            <w:vAlign w:val="center"/>
          </w:tcPr>
          <w:p w14:paraId="764C9530" w14:textId="77777777" w:rsidR="000A7E31" w:rsidRDefault="00000000">
            <w:pPr>
              <w:jc w:val="center"/>
            </w:pPr>
            <w:r>
              <w:t>0.297</w:t>
            </w:r>
          </w:p>
        </w:tc>
        <w:tc>
          <w:tcPr>
            <w:tcW w:w="909" w:type="dxa"/>
            <w:vAlign w:val="center"/>
          </w:tcPr>
          <w:p w14:paraId="730439E9" w14:textId="77777777" w:rsidR="000A7E31" w:rsidRDefault="00000000">
            <w:pPr>
              <w:jc w:val="center"/>
            </w:pPr>
            <w:r>
              <w:t>0.627</w:t>
            </w:r>
          </w:p>
        </w:tc>
        <w:tc>
          <w:tcPr>
            <w:tcW w:w="908" w:type="dxa"/>
            <w:vAlign w:val="center"/>
          </w:tcPr>
          <w:p w14:paraId="042E9A02" w14:textId="77777777" w:rsidR="000A7E31" w:rsidRDefault="00000000">
            <w:pPr>
              <w:jc w:val="center"/>
            </w:pPr>
            <w:r>
              <w:t>0.330</w:t>
            </w:r>
          </w:p>
        </w:tc>
        <w:tc>
          <w:tcPr>
            <w:tcW w:w="909" w:type="dxa"/>
            <w:vAlign w:val="center"/>
          </w:tcPr>
          <w:p w14:paraId="0AD6E3AB" w14:textId="77777777" w:rsidR="000A7E31" w:rsidRDefault="00000000">
            <w:pPr>
              <w:jc w:val="center"/>
            </w:pPr>
            <w:r>
              <w:t>0.060</w:t>
            </w:r>
          </w:p>
        </w:tc>
        <w:tc>
          <w:tcPr>
            <w:tcW w:w="908" w:type="dxa"/>
            <w:vAlign w:val="center"/>
          </w:tcPr>
          <w:p w14:paraId="70E8DFA6" w14:textId="77777777" w:rsidR="000A7E31" w:rsidRDefault="00000000">
            <w:pPr>
              <w:jc w:val="center"/>
            </w:pPr>
            <w:r>
              <w:t>0.555</w:t>
            </w:r>
          </w:p>
        </w:tc>
        <w:tc>
          <w:tcPr>
            <w:tcW w:w="1015" w:type="dxa"/>
            <w:vAlign w:val="center"/>
          </w:tcPr>
          <w:p w14:paraId="30D8DCEA" w14:textId="77777777" w:rsidR="000A7E31" w:rsidRDefault="00000000">
            <w:pPr>
              <w:jc w:val="center"/>
            </w:pPr>
            <w:r>
              <w:t>0.495</w:t>
            </w:r>
          </w:p>
        </w:tc>
      </w:tr>
      <w:tr w:rsidR="000A7E31" w14:paraId="61389EFB" w14:textId="77777777">
        <w:tc>
          <w:tcPr>
            <w:tcW w:w="3118" w:type="dxa"/>
            <w:vMerge w:val="restart"/>
            <w:vAlign w:val="center"/>
          </w:tcPr>
          <w:p w14:paraId="2FE2A170" w14:textId="77777777" w:rsidR="000A7E31" w:rsidRDefault="00000000">
            <w:r>
              <w:t>5xAM + VT (20%)</w:t>
            </w:r>
          </w:p>
        </w:tc>
        <w:tc>
          <w:tcPr>
            <w:tcW w:w="1104" w:type="dxa"/>
            <w:vAlign w:val="bottom"/>
          </w:tcPr>
          <w:p w14:paraId="24581530" w14:textId="77777777" w:rsidR="000A7E31" w:rsidRDefault="00000000">
            <w:pPr>
              <w:jc w:val="center"/>
            </w:pPr>
            <w:r>
              <w:t>0</w:t>
            </w:r>
          </w:p>
        </w:tc>
        <w:tc>
          <w:tcPr>
            <w:tcW w:w="908" w:type="dxa"/>
            <w:vAlign w:val="center"/>
          </w:tcPr>
          <w:p w14:paraId="6231A18F" w14:textId="77777777" w:rsidR="000A7E31" w:rsidRDefault="00000000">
            <w:pPr>
              <w:jc w:val="center"/>
            </w:pPr>
            <w:r>
              <w:t>0.500</w:t>
            </w:r>
          </w:p>
        </w:tc>
        <w:tc>
          <w:tcPr>
            <w:tcW w:w="909" w:type="dxa"/>
            <w:vAlign w:val="center"/>
          </w:tcPr>
          <w:p w14:paraId="250FE3F6" w14:textId="77777777" w:rsidR="000A7E31" w:rsidRDefault="00000000">
            <w:pPr>
              <w:jc w:val="center"/>
            </w:pPr>
            <w:r>
              <w:t>0.499</w:t>
            </w:r>
          </w:p>
        </w:tc>
        <w:tc>
          <w:tcPr>
            <w:tcW w:w="908" w:type="dxa"/>
            <w:vAlign w:val="center"/>
          </w:tcPr>
          <w:p w14:paraId="6DA91541" w14:textId="77777777" w:rsidR="000A7E31" w:rsidRDefault="00000000">
            <w:pPr>
              <w:jc w:val="center"/>
            </w:pPr>
            <w:r>
              <w:t>0.000</w:t>
            </w:r>
          </w:p>
        </w:tc>
        <w:tc>
          <w:tcPr>
            <w:tcW w:w="909" w:type="dxa"/>
            <w:vAlign w:val="center"/>
          </w:tcPr>
          <w:p w14:paraId="0AA143FF" w14:textId="77777777" w:rsidR="000A7E31" w:rsidRDefault="00000000">
            <w:pPr>
              <w:jc w:val="center"/>
            </w:pPr>
            <w:r>
              <w:t>0.000</w:t>
            </w:r>
          </w:p>
        </w:tc>
        <w:tc>
          <w:tcPr>
            <w:tcW w:w="908" w:type="dxa"/>
            <w:vAlign w:val="center"/>
          </w:tcPr>
          <w:p w14:paraId="67BA37F8" w14:textId="77777777" w:rsidR="000A7E31" w:rsidRDefault="00000000">
            <w:pPr>
              <w:jc w:val="center"/>
            </w:pPr>
            <w:r>
              <w:t>0.000</w:t>
            </w:r>
          </w:p>
        </w:tc>
        <w:tc>
          <w:tcPr>
            <w:tcW w:w="1015" w:type="dxa"/>
            <w:vAlign w:val="center"/>
          </w:tcPr>
          <w:p w14:paraId="6E0216FB" w14:textId="77777777" w:rsidR="000A7E31" w:rsidRDefault="00000000">
            <w:pPr>
              <w:jc w:val="center"/>
            </w:pPr>
            <w:r>
              <w:t>0.000</w:t>
            </w:r>
          </w:p>
        </w:tc>
      </w:tr>
      <w:tr w:rsidR="000A7E31" w14:paraId="4D39F017" w14:textId="77777777">
        <w:tc>
          <w:tcPr>
            <w:tcW w:w="3118" w:type="dxa"/>
            <w:vMerge/>
            <w:vAlign w:val="center"/>
          </w:tcPr>
          <w:p w14:paraId="5437F081" w14:textId="77777777" w:rsidR="000A7E31" w:rsidRDefault="000A7E31"/>
        </w:tc>
        <w:tc>
          <w:tcPr>
            <w:tcW w:w="1104" w:type="dxa"/>
            <w:vAlign w:val="bottom"/>
          </w:tcPr>
          <w:p w14:paraId="01125F3B" w14:textId="77777777" w:rsidR="000A7E31" w:rsidRDefault="00000000">
            <w:pPr>
              <w:jc w:val="center"/>
            </w:pPr>
            <w:r>
              <w:t>5</w:t>
            </w:r>
          </w:p>
        </w:tc>
        <w:tc>
          <w:tcPr>
            <w:tcW w:w="908" w:type="dxa"/>
            <w:vAlign w:val="center"/>
          </w:tcPr>
          <w:p w14:paraId="38DC1028" w14:textId="77777777" w:rsidR="000A7E31" w:rsidRDefault="00000000">
            <w:pPr>
              <w:jc w:val="center"/>
            </w:pPr>
            <w:r>
              <w:t>0.247</w:t>
            </w:r>
          </w:p>
        </w:tc>
        <w:tc>
          <w:tcPr>
            <w:tcW w:w="909" w:type="dxa"/>
            <w:vAlign w:val="center"/>
          </w:tcPr>
          <w:p w14:paraId="6D64B16F" w14:textId="77777777" w:rsidR="000A7E31" w:rsidRDefault="00000000">
            <w:pPr>
              <w:jc w:val="center"/>
            </w:pPr>
            <w:r>
              <w:t>0.650</w:t>
            </w:r>
          </w:p>
        </w:tc>
        <w:tc>
          <w:tcPr>
            <w:tcW w:w="908" w:type="dxa"/>
            <w:vAlign w:val="center"/>
          </w:tcPr>
          <w:p w14:paraId="4AF7F200" w14:textId="77777777" w:rsidR="000A7E31" w:rsidRDefault="00000000">
            <w:pPr>
              <w:jc w:val="center"/>
            </w:pPr>
            <w:r>
              <w:t>0.403</w:t>
            </w:r>
          </w:p>
        </w:tc>
        <w:tc>
          <w:tcPr>
            <w:tcW w:w="909" w:type="dxa"/>
            <w:vAlign w:val="center"/>
          </w:tcPr>
          <w:p w14:paraId="250BBB73" w14:textId="77777777" w:rsidR="000A7E31" w:rsidRDefault="00000000">
            <w:pPr>
              <w:jc w:val="center"/>
            </w:pPr>
            <w:r>
              <w:t>0.034</w:t>
            </w:r>
          </w:p>
        </w:tc>
        <w:tc>
          <w:tcPr>
            <w:tcW w:w="908" w:type="dxa"/>
            <w:vAlign w:val="center"/>
          </w:tcPr>
          <w:p w14:paraId="4E22EF43" w14:textId="77777777" w:rsidR="000A7E31" w:rsidRDefault="00000000">
            <w:pPr>
              <w:jc w:val="center"/>
            </w:pPr>
            <w:r>
              <w:t>0.634</w:t>
            </w:r>
          </w:p>
        </w:tc>
        <w:tc>
          <w:tcPr>
            <w:tcW w:w="1015" w:type="dxa"/>
            <w:vAlign w:val="center"/>
          </w:tcPr>
          <w:p w14:paraId="2D41B7EE" w14:textId="77777777" w:rsidR="000A7E31" w:rsidRDefault="00000000">
            <w:pPr>
              <w:jc w:val="center"/>
            </w:pPr>
            <w:r>
              <w:t>0.600</w:t>
            </w:r>
          </w:p>
        </w:tc>
      </w:tr>
      <w:tr w:rsidR="000A7E31" w14:paraId="7AC990C3" w14:textId="77777777">
        <w:tc>
          <w:tcPr>
            <w:tcW w:w="3118" w:type="dxa"/>
            <w:vMerge w:val="restart"/>
            <w:vAlign w:val="center"/>
          </w:tcPr>
          <w:p w14:paraId="42BC78E6" w14:textId="77777777" w:rsidR="000A7E31" w:rsidRDefault="00000000">
            <w:r>
              <w:t>5xAM + VT (20%) + G</w:t>
            </w:r>
            <w:r>
              <w:rPr>
                <w:rStyle w:val="box"/>
                <w:sz w:val="20"/>
                <w:szCs w:val="20"/>
              </w:rPr>
              <w:t>×</w:t>
            </w:r>
            <w:r>
              <w:t>E (5%)</w:t>
            </w:r>
          </w:p>
        </w:tc>
        <w:tc>
          <w:tcPr>
            <w:tcW w:w="1104" w:type="dxa"/>
            <w:vAlign w:val="bottom"/>
          </w:tcPr>
          <w:p w14:paraId="5376E186" w14:textId="77777777" w:rsidR="000A7E31" w:rsidRDefault="00000000">
            <w:pPr>
              <w:jc w:val="center"/>
            </w:pPr>
            <w:r>
              <w:t>0</w:t>
            </w:r>
          </w:p>
        </w:tc>
        <w:tc>
          <w:tcPr>
            <w:tcW w:w="908" w:type="dxa"/>
            <w:vAlign w:val="center"/>
          </w:tcPr>
          <w:p w14:paraId="12B6C6F2" w14:textId="77777777" w:rsidR="000A7E31" w:rsidRDefault="00000000">
            <w:pPr>
              <w:jc w:val="center"/>
            </w:pPr>
            <w:r>
              <w:t>0.488</w:t>
            </w:r>
          </w:p>
        </w:tc>
        <w:tc>
          <w:tcPr>
            <w:tcW w:w="909" w:type="dxa"/>
            <w:vAlign w:val="center"/>
          </w:tcPr>
          <w:p w14:paraId="08FAEFA9" w14:textId="77777777" w:rsidR="000A7E31" w:rsidRDefault="00000000">
            <w:pPr>
              <w:jc w:val="center"/>
            </w:pPr>
            <w:r>
              <w:t>0.488</w:t>
            </w:r>
          </w:p>
        </w:tc>
        <w:tc>
          <w:tcPr>
            <w:tcW w:w="908" w:type="dxa"/>
            <w:vAlign w:val="center"/>
          </w:tcPr>
          <w:p w14:paraId="1DC8CD49" w14:textId="77777777" w:rsidR="000A7E31" w:rsidRDefault="00000000">
            <w:pPr>
              <w:jc w:val="center"/>
            </w:pPr>
            <w:r>
              <w:t>0.000</w:t>
            </w:r>
          </w:p>
        </w:tc>
        <w:tc>
          <w:tcPr>
            <w:tcW w:w="909" w:type="dxa"/>
            <w:vAlign w:val="center"/>
          </w:tcPr>
          <w:p w14:paraId="3B782769" w14:textId="77777777" w:rsidR="000A7E31" w:rsidRDefault="00000000">
            <w:pPr>
              <w:jc w:val="center"/>
            </w:pPr>
            <w:r>
              <w:t>0.000</w:t>
            </w:r>
          </w:p>
        </w:tc>
        <w:tc>
          <w:tcPr>
            <w:tcW w:w="908" w:type="dxa"/>
            <w:vAlign w:val="center"/>
          </w:tcPr>
          <w:p w14:paraId="0B8CC256" w14:textId="77777777" w:rsidR="000A7E31" w:rsidRDefault="00000000">
            <w:pPr>
              <w:jc w:val="center"/>
            </w:pPr>
            <w:r>
              <w:t>0.000</w:t>
            </w:r>
          </w:p>
        </w:tc>
        <w:tc>
          <w:tcPr>
            <w:tcW w:w="1015" w:type="dxa"/>
            <w:vAlign w:val="center"/>
          </w:tcPr>
          <w:p w14:paraId="320812E4" w14:textId="77777777" w:rsidR="000A7E31" w:rsidRDefault="00000000">
            <w:pPr>
              <w:jc w:val="center"/>
            </w:pPr>
            <w:r>
              <w:t>0.000</w:t>
            </w:r>
          </w:p>
        </w:tc>
      </w:tr>
      <w:tr w:rsidR="000A7E31" w14:paraId="06013D55" w14:textId="77777777">
        <w:tc>
          <w:tcPr>
            <w:tcW w:w="3118" w:type="dxa"/>
            <w:vMerge/>
            <w:vAlign w:val="center"/>
          </w:tcPr>
          <w:p w14:paraId="21C3842D" w14:textId="77777777" w:rsidR="000A7E31" w:rsidRDefault="000A7E31"/>
        </w:tc>
        <w:tc>
          <w:tcPr>
            <w:tcW w:w="1104" w:type="dxa"/>
            <w:vAlign w:val="bottom"/>
          </w:tcPr>
          <w:p w14:paraId="64B26539" w14:textId="77777777" w:rsidR="000A7E31" w:rsidRDefault="00000000">
            <w:pPr>
              <w:jc w:val="center"/>
            </w:pPr>
            <w:r>
              <w:t>5</w:t>
            </w:r>
          </w:p>
        </w:tc>
        <w:tc>
          <w:tcPr>
            <w:tcW w:w="908" w:type="dxa"/>
            <w:vAlign w:val="center"/>
          </w:tcPr>
          <w:p w14:paraId="2AE2225C" w14:textId="77777777" w:rsidR="000A7E31" w:rsidRDefault="00000000">
            <w:pPr>
              <w:jc w:val="center"/>
            </w:pPr>
            <w:r>
              <w:t>0.164</w:t>
            </w:r>
          </w:p>
        </w:tc>
        <w:tc>
          <w:tcPr>
            <w:tcW w:w="909" w:type="dxa"/>
            <w:vAlign w:val="center"/>
          </w:tcPr>
          <w:p w14:paraId="404CF76B" w14:textId="77777777" w:rsidR="000A7E31" w:rsidRDefault="00000000">
            <w:pPr>
              <w:jc w:val="center"/>
            </w:pPr>
            <w:r>
              <w:t>0.459</w:t>
            </w:r>
          </w:p>
        </w:tc>
        <w:tc>
          <w:tcPr>
            <w:tcW w:w="908" w:type="dxa"/>
            <w:vAlign w:val="center"/>
          </w:tcPr>
          <w:p w14:paraId="63BC8F19" w14:textId="77777777" w:rsidR="000A7E31" w:rsidRDefault="00000000">
            <w:pPr>
              <w:jc w:val="center"/>
            </w:pPr>
            <w:r>
              <w:t>0.295</w:t>
            </w:r>
          </w:p>
        </w:tc>
        <w:tc>
          <w:tcPr>
            <w:tcW w:w="909" w:type="dxa"/>
            <w:vAlign w:val="center"/>
          </w:tcPr>
          <w:p w14:paraId="53CA9A02" w14:textId="77777777" w:rsidR="000A7E31" w:rsidRDefault="00000000">
            <w:pPr>
              <w:jc w:val="center"/>
            </w:pPr>
            <w:r>
              <w:t>0.029</w:t>
            </w:r>
          </w:p>
        </w:tc>
        <w:tc>
          <w:tcPr>
            <w:tcW w:w="908" w:type="dxa"/>
            <w:vAlign w:val="center"/>
          </w:tcPr>
          <w:p w14:paraId="1E831618" w14:textId="77777777" w:rsidR="000A7E31" w:rsidRDefault="00000000">
            <w:pPr>
              <w:jc w:val="center"/>
            </w:pPr>
            <w:r>
              <w:t>0.653</w:t>
            </w:r>
          </w:p>
        </w:tc>
        <w:tc>
          <w:tcPr>
            <w:tcW w:w="1015" w:type="dxa"/>
            <w:vAlign w:val="center"/>
          </w:tcPr>
          <w:p w14:paraId="25F3689E" w14:textId="77777777" w:rsidR="000A7E31" w:rsidRDefault="00000000">
            <w:pPr>
              <w:jc w:val="center"/>
            </w:pPr>
            <w:r>
              <w:t>0.624</w:t>
            </w:r>
          </w:p>
        </w:tc>
      </w:tr>
      <w:tr w:rsidR="000A7E31" w14:paraId="4C4ABF51" w14:textId="77777777">
        <w:tc>
          <w:tcPr>
            <w:tcW w:w="3118" w:type="dxa"/>
            <w:vMerge w:val="restart"/>
            <w:tcBorders>
              <w:bottom w:val="single" w:sz="4" w:space="0" w:color="auto"/>
            </w:tcBorders>
            <w:vAlign w:val="center"/>
          </w:tcPr>
          <w:p w14:paraId="789AA7BD" w14:textId="77777777" w:rsidR="000A7E31" w:rsidRDefault="00000000">
            <w:r>
              <w:t>5xAM + VT (20%) + G</w:t>
            </w:r>
            <w:r>
              <w:rPr>
                <w:rStyle w:val="box"/>
                <w:sz w:val="20"/>
                <w:szCs w:val="20"/>
              </w:rPr>
              <w:t>×</w:t>
            </w:r>
            <w:r>
              <w:t>E (20%)</w:t>
            </w:r>
          </w:p>
        </w:tc>
        <w:tc>
          <w:tcPr>
            <w:tcW w:w="1104" w:type="dxa"/>
            <w:vAlign w:val="bottom"/>
          </w:tcPr>
          <w:p w14:paraId="6021F0E6" w14:textId="77777777" w:rsidR="000A7E31" w:rsidRDefault="00000000">
            <w:pPr>
              <w:jc w:val="center"/>
            </w:pPr>
            <w:r>
              <w:t>0</w:t>
            </w:r>
          </w:p>
        </w:tc>
        <w:tc>
          <w:tcPr>
            <w:tcW w:w="908" w:type="dxa"/>
            <w:vAlign w:val="center"/>
          </w:tcPr>
          <w:p w14:paraId="11238F7C" w14:textId="77777777" w:rsidR="000A7E31" w:rsidRDefault="00000000">
            <w:pPr>
              <w:jc w:val="center"/>
            </w:pPr>
            <w:r>
              <w:t>0.500</w:t>
            </w:r>
          </w:p>
        </w:tc>
        <w:tc>
          <w:tcPr>
            <w:tcW w:w="909" w:type="dxa"/>
            <w:vAlign w:val="center"/>
          </w:tcPr>
          <w:p w14:paraId="1C44390D" w14:textId="77777777" w:rsidR="000A7E31" w:rsidRDefault="00000000">
            <w:pPr>
              <w:jc w:val="center"/>
            </w:pPr>
            <w:r>
              <w:t>0.500</w:t>
            </w:r>
          </w:p>
        </w:tc>
        <w:tc>
          <w:tcPr>
            <w:tcW w:w="908" w:type="dxa"/>
            <w:vAlign w:val="center"/>
          </w:tcPr>
          <w:p w14:paraId="004D79A0" w14:textId="77777777" w:rsidR="000A7E31" w:rsidRDefault="00000000">
            <w:pPr>
              <w:jc w:val="center"/>
            </w:pPr>
            <w:r>
              <w:t>0.000</w:t>
            </w:r>
          </w:p>
        </w:tc>
        <w:tc>
          <w:tcPr>
            <w:tcW w:w="909" w:type="dxa"/>
            <w:vAlign w:val="center"/>
          </w:tcPr>
          <w:p w14:paraId="373F90B2" w14:textId="77777777" w:rsidR="000A7E31" w:rsidRDefault="00000000">
            <w:pPr>
              <w:jc w:val="center"/>
            </w:pPr>
            <w:r>
              <w:t>0.000</w:t>
            </w:r>
          </w:p>
        </w:tc>
        <w:tc>
          <w:tcPr>
            <w:tcW w:w="908" w:type="dxa"/>
            <w:vAlign w:val="center"/>
          </w:tcPr>
          <w:p w14:paraId="1C9EBE88" w14:textId="77777777" w:rsidR="000A7E31" w:rsidRDefault="00000000">
            <w:pPr>
              <w:jc w:val="center"/>
            </w:pPr>
            <w:r>
              <w:t>0.000</w:t>
            </w:r>
          </w:p>
        </w:tc>
        <w:tc>
          <w:tcPr>
            <w:tcW w:w="1015" w:type="dxa"/>
            <w:vAlign w:val="center"/>
          </w:tcPr>
          <w:p w14:paraId="11001C4F" w14:textId="77777777" w:rsidR="000A7E31" w:rsidRDefault="00000000">
            <w:pPr>
              <w:jc w:val="center"/>
            </w:pPr>
            <w:r>
              <w:t>0.000</w:t>
            </w:r>
          </w:p>
        </w:tc>
      </w:tr>
      <w:tr w:rsidR="000A7E31" w14:paraId="5C383263" w14:textId="77777777">
        <w:tc>
          <w:tcPr>
            <w:tcW w:w="3118" w:type="dxa"/>
            <w:vMerge/>
            <w:tcBorders>
              <w:bottom w:val="single" w:sz="4" w:space="0" w:color="auto"/>
            </w:tcBorders>
            <w:vAlign w:val="center"/>
          </w:tcPr>
          <w:p w14:paraId="6A9A5E3D" w14:textId="77777777" w:rsidR="000A7E31" w:rsidRDefault="000A7E31"/>
        </w:tc>
        <w:tc>
          <w:tcPr>
            <w:tcW w:w="1104" w:type="dxa"/>
            <w:tcBorders>
              <w:bottom w:val="single" w:sz="4" w:space="0" w:color="auto"/>
            </w:tcBorders>
            <w:vAlign w:val="bottom"/>
          </w:tcPr>
          <w:p w14:paraId="3F1E45DE" w14:textId="77777777" w:rsidR="000A7E31" w:rsidRDefault="00000000">
            <w:pPr>
              <w:jc w:val="center"/>
            </w:pPr>
            <w:r>
              <w:t>5</w:t>
            </w:r>
          </w:p>
        </w:tc>
        <w:tc>
          <w:tcPr>
            <w:tcW w:w="908" w:type="dxa"/>
            <w:tcBorders>
              <w:bottom w:val="single" w:sz="4" w:space="0" w:color="auto"/>
            </w:tcBorders>
            <w:vAlign w:val="center"/>
          </w:tcPr>
          <w:p w14:paraId="076B2B38" w14:textId="77777777" w:rsidR="000A7E31" w:rsidRDefault="00000000">
            <w:pPr>
              <w:jc w:val="center"/>
            </w:pPr>
            <w:r>
              <w:t>0.064</w:t>
            </w:r>
          </w:p>
        </w:tc>
        <w:tc>
          <w:tcPr>
            <w:tcW w:w="909" w:type="dxa"/>
            <w:tcBorders>
              <w:bottom w:val="single" w:sz="4" w:space="0" w:color="auto"/>
            </w:tcBorders>
            <w:vAlign w:val="center"/>
          </w:tcPr>
          <w:p w14:paraId="3565C774" w14:textId="77777777" w:rsidR="000A7E31" w:rsidRDefault="00000000">
            <w:pPr>
              <w:jc w:val="center"/>
            </w:pPr>
            <w:r>
              <w:t>0.195</w:t>
            </w:r>
          </w:p>
        </w:tc>
        <w:tc>
          <w:tcPr>
            <w:tcW w:w="908" w:type="dxa"/>
            <w:tcBorders>
              <w:bottom w:val="single" w:sz="4" w:space="0" w:color="auto"/>
            </w:tcBorders>
            <w:vAlign w:val="center"/>
          </w:tcPr>
          <w:p w14:paraId="1CA18B41" w14:textId="77777777" w:rsidR="000A7E31" w:rsidRDefault="00000000">
            <w:pPr>
              <w:jc w:val="center"/>
            </w:pPr>
            <w:r>
              <w:t>0.130</w:t>
            </w:r>
          </w:p>
        </w:tc>
        <w:tc>
          <w:tcPr>
            <w:tcW w:w="909" w:type="dxa"/>
            <w:tcBorders>
              <w:bottom w:val="single" w:sz="4" w:space="0" w:color="auto"/>
            </w:tcBorders>
            <w:vAlign w:val="center"/>
          </w:tcPr>
          <w:p w14:paraId="7C67F57B" w14:textId="77777777" w:rsidR="000A7E31" w:rsidRDefault="00000000">
            <w:pPr>
              <w:jc w:val="center"/>
            </w:pPr>
            <w:r>
              <w:t>0.020</w:t>
            </w:r>
          </w:p>
        </w:tc>
        <w:tc>
          <w:tcPr>
            <w:tcW w:w="908" w:type="dxa"/>
            <w:tcBorders>
              <w:bottom w:val="single" w:sz="4" w:space="0" w:color="auto"/>
            </w:tcBorders>
            <w:vAlign w:val="center"/>
          </w:tcPr>
          <w:p w14:paraId="3B416AB7" w14:textId="77777777" w:rsidR="000A7E31" w:rsidRDefault="00000000">
            <w:pPr>
              <w:jc w:val="center"/>
            </w:pPr>
            <w:r>
              <w:t>0.677</w:t>
            </w:r>
          </w:p>
        </w:tc>
        <w:tc>
          <w:tcPr>
            <w:tcW w:w="1015" w:type="dxa"/>
            <w:tcBorders>
              <w:bottom w:val="single" w:sz="4" w:space="0" w:color="auto"/>
            </w:tcBorders>
            <w:vAlign w:val="center"/>
          </w:tcPr>
          <w:p w14:paraId="57A7D235" w14:textId="77777777" w:rsidR="000A7E31" w:rsidRDefault="00000000">
            <w:pPr>
              <w:jc w:val="center"/>
            </w:pPr>
            <w:r>
              <w:t>0.658</w:t>
            </w:r>
          </w:p>
        </w:tc>
      </w:tr>
    </w:tbl>
    <w:p w14:paraId="72F1F8D2" w14:textId="77777777" w:rsidR="000A7E31" w:rsidRDefault="00000000">
      <w:pPr>
        <w:pStyle w:val="Caption"/>
      </w:pPr>
      <w:bookmarkStart w:id="134" w:name="_Ref166074132"/>
      <w:r>
        <w:rPr>
          <w:b/>
          <w:bCs/>
        </w:rPr>
        <w:t>Table S</w:t>
      </w:r>
      <w:r>
        <w:rPr>
          <w:b/>
          <w:bCs/>
        </w:rPr>
        <w:fldChar w:fldCharType="begin"/>
      </w:r>
      <w:r>
        <w:rPr>
          <w:b/>
          <w:bCs/>
        </w:rPr>
        <w:instrText xml:space="preserve"> SEQ Table_S \* ARABIC </w:instrText>
      </w:r>
      <w:r>
        <w:rPr>
          <w:b/>
          <w:bCs/>
        </w:rPr>
        <w:fldChar w:fldCharType="separate"/>
      </w:r>
      <w:r>
        <w:rPr>
          <w:b/>
          <w:bCs/>
        </w:rPr>
        <w:t>5</w:t>
      </w:r>
      <w:r>
        <w:rPr>
          <w:b/>
          <w:bCs/>
        </w:rPr>
        <w:fldChar w:fldCharType="end"/>
      </w:r>
      <w:bookmarkEnd w:id="134"/>
      <w:r>
        <w:rPr>
          <w:b/>
          <w:bCs/>
        </w:rPr>
        <w:t>.</w:t>
      </w:r>
      <w:r>
        <w:t xml:space="preserve"> Median true and estimated variance components before and after five generations under random mating (RM), bivariate cross-trait assortative mating (2xAM), or 5-variate xAM (5xAM), with or without multivariate vertical transmission (VT) and/or gene-environment interactions (G</w:t>
      </w:r>
      <w:r>
        <w:rPr>
          <w:rStyle w:val="box"/>
        </w:rPr>
        <w:t>×E) accounting for 5% or 20% percent of phenotypic variation at generation zero. When present, xAM is such that the cross-mate cross-correlations are 0.20 across all phenotype pairs. All phenotypes have additive genetic heritabilities of 0.50 at generation zero and orthogonal genetic effects.</w:t>
      </w:r>
      <w:r>
        <w:rPr>
          <w:rStyle w:val="box"/>
        </w:rPr>
        <w:br/>
      </w:r>
    </w:p>
    <w:tbl>
      <w:tblPr>
        <w:tblStyle w:val="TableGrid"/>
        <w:tblpPr w:leftFromText="180" w:rightFromText="180" w:vertAnchor="text" w:horzAnchor="margin" w:tblpY="202"/>
        <w:tblW w:w="5000" w:type="pct"/>
        <w:tblCellMar>
          <w:left w:w="0" w:type="dxa"/>
          <w:right w:w="0" w:type="dxa"/>
        </w:tblCellMar>
        <w:tblLook w:val="04A0" w:firstRow="1" w:lastRow="0" w:firstColumn="1" w:lastColumn="0" w:noHBand="0" w:noVBand="1"/>
      </w:tblPr>
      <w:tblGrid>
        <w:gridCol w:w="437"/>
        <w:gridCol w:w="4917"/>
        <w:gridCol w:w="798"/>
        <w:gridCol w:w="583"/>
        <w:gridCol w:w="871"/>
        <w:gridCol w:w="575"/>
        <w:gridCol w:w="591"/>
        <w:gridCol w:w="653"/>
        <w:gridCol w:w="655"/>
      </w:tblGrid>
      <w:tr w:rsidR="000A7E31" w14:paraId="1CB3DE19" w14:textId="77777777">
        <w:trPr>
          <w:trHeight w:hRule="exact" w:val="317"/>
        </w:trPr>
        <w:tc>
          <w:tcPr>
            <w:tcW w:w="217" w:type="pct"/>
            <w:tcBorders>
              <w:top w:val="none" w:sz="4" w:space="0" w:color="000000"/>
              <w:left w:val="none" w:sz="4" w:space="0" w:color="000000"/>
              <w:bottom w:val="none" w:sz="4" w:space="0" w:color="000000"/>
              <w:right w:val="none" w:sz="4" w:space="0" w:color="000000"/>
            </w:tcBorders>
          </w:tcPr>
          <w:p w14:paraId="47E38FF7" w14:textId="77777777" w:rsidR="000A7E31" w:rsidRDefault="000A7E31"/>
        </w:tc>
        <w:tc>
          <w:tcPr>
            <w:tcW w:w="2439" w:type="pct"/>
            <w:vMerge w:val="restart"/>
            <w:tcBorders>
              <w:top w:val="none" w:sz="4" w:space="0" w:color="000000"/>
              <w:left w:val="none" w:sz="4" w:space="0" w:color="000000"/>
              <w:right w:val="none" w:sz="4" w:space="0" w:color="000000"/>
            </w:tcBorders>
            <w:vAlign w:val="center"/>
          </w:tcPr>
          <w:p w14:paraId="0016E45B" w14:textId="77777777" w:rsidR="000A7E31" w:rsidRDefault="00000000">
            <w:r>
              <w:t>Simulation</w:t>
            </w:r>
          </w:p>
        </w:tc>
        <w:tc>
          <w:tcPr>
            <w:tcW w:w="396" w:type="pct"/>
            <w:tcBorders>
              <w:top w:val="none" w:sz="4" w:space="0" w:color="000000"/>
              <w:left w:val="none" w:sz="4" w:space="0" w:color="000000"/>
              <w:bottom w:val="none" w:sz="4" w:space="0" w:color="000000"/>
              <w:right w:val="none" w:sz="4" w:space="0" w:color="000000"/>
            </w:tcBorders>
            <w:vAlign w:val="bottom"/>
          </w:tcPr>
          <w:p w14:paraId="09432093" w14:textId="77777777" w:rsidR="000A7E31" w:rsidRDefault="00000000">
            <w:pPr>
              <w:rPr>
                <w:rFonts w:eastAsia="Calibri"/>
                <w:iCs/>
              </w:rPr>
            </w:pPr>
            <m:oMathPara>
              <m:oMath>
                <m:r>
                  <w:rPr>
                    <w:rFonts w:ascii="Cambria Math" w:hAnsi="Cambria Math"/>
                  </w:rPr>
                  <m:t>K</m:t>
                </m:r>
              </m:oMath>
            </m:oMathPara>
          </w:p>
        </w:tc>
        <w:tc>
          <w:tcPr>
            <w:tcW w:w="289" w:type="pct"/>
            <w:tcBorders>
              <w:top w:val="none" w:sz="4" w:space="0" w:color="000000"/>
              <w:left w:val="none" w:sz="4" w:space="0" w:color="000000"/>
              <w:bottom w:val="none" w:sz="4" w:space="0" w:color="000000"/>
              <w:right w:val="none" w:sz="4" w:space="0" w:color="000000"/>
            </w:tcBorders>
            <w:vAlign w:val="bottom"/>
          </w:tcPr>
          <w:p w14:paraId="6F454CA4" w14:textId="77777777" w:rsidR="000A7E31" w:rsidRDefault="00000000">
            <w:pPr>
              <w:rPr>
                <w:rFonts w:eastAsia="Calibri"/>
                <w:iCs/>
              </w:rPr>
            </w:pPr>
            <m:oMathPara>
              <m:oMath>
                <m:r>
                  <w:rPr>
                    <w:rFonts w:ascii="Cambria Math" w:hAnsi="Cambria Math"/>
                  </w:rPr>
                  <m:t>r</m:t>
                </m:r>
              </m:oMath>
            </m:oMathPara>
          </w:p>
        </w:tc>
        <w:tc>
          <w:tcPr>
            <w:tcW w:w="432" w:type="pct"/>
            <w:tcBorders>
              <w:top w:val="none" w:sz="4" w:space="0" w:color="000000"/>
              <w:left w:val="none" w:sz="4" w:space="0" w:color="000000"/>
              <w:bottom w:val="none" w:sz="4" w:space="0" w:color="000000"/>
              <w:right w:val="none" w:sz="4" w:space="0" w:color="000000"/>
            </w:tcBorders>
            <w:vAlign w:val="bottom"/>
          </w:tcPr>
          <w:p w14:paraId="509A21A3" w14:textId="77777777" w:rsidR="000A7E31" w:rsidRDefault="00000000">
            <m:oMathPara>
              <m:oMath>
                <m:sSubSup>
                  <m:sSubSupPr>
                    <m:ctrlPr>
                      <w:rPr>
                        <w:rFonts w:ascii="Cambria Math" w:hAnsi="Cambria Math"/>
                      </w:rPr>
                    </m:ctrlPr>
                  </m:sSubSupPr>
                  <m:e>
                    <m:r>
                      <w:rPr>
                        <w:rFonts w:ascii="Cambria Math" w:hAnsi="Cambria Math"/>
                      </w:rPr>
                      <m:t>σ</m:t>
                    </m:r>
                  </m:e>
                  <m:sub>
                    <m:r>
                      <w:rPr>
                        <w:rFonts w:ascii="Cambria Math" w:hAnsi="Cambria Math"/>
                      </w:rPr>
                      <m:t>g</m:t>
                    </m:r>
                  </m:sub>
                  <m:sup>
                    <m:r>
                      <m:rPr>
                        <m:sty m:val="p"/>
                      </m:rPr>
                      <w:rPr>
                        <w:rFonts w:ascii="Cambria Math" w:hAnsi="Cambria Math"/>
                      </w:rPr>
                      <m:t>2</m:t>
                    </m:r>
                  </m:sup>
                </m:sSubSup>
              </m:oMath>
            </m:oMathPara>
          </w:p>
        </w:tc>
        <w:tc>
          <w:tcPr>
            <w:tcW w:w="285" w:type="pct"/>
            <w:tcBorders>
              <w:top w:val="none" w:sz="4" w:space="0" w:color="000000"/>
              <w:left w:val="none" w:sz="4" w:space="0" w:color="000000"/>
              <w:bottom w:val="none" w:sz="4" w:space="0" w:color="000000"/>
              <w:right w:val="none" w:sz="4" w:space="0" w:color="000000"/>
            </w:tcBorders>
            <w:vAlign w:val="bottom"/>
          </w:tcPr>
          <w:p w14:paraId="44094DCB" w14:textId="77777777" w:rsidR="000A7E31" w:rsidRDefault="00000000">
            <m:oMathPara>
              <m:oMath>
                <m:sSubSup>
                  <m:sSubSupPr>
                    <m:ctrlPr>
                      <w:rPr>
                        <w:rFonts w:ascii="Cambria Math" w:hAnsi="Cambria Math"/>
                      </w:rPr>
                    </m:ctrlPr>
                  </m:sSubSupPr>
                  <m:e>
                    <m:r>
                      <w:rPr>
                        <w:rFonts w:ascii="Cambria Math" w:hAnsi="Cambria Math"/>
                      </w:rPr>
                      <m:t>σ</m:t>
                    </m:r>
                  </m:e>
                  <m:sub>
                    <m:r>
                      <w:rPr>
                        <w:rFonts w:ascii="Cambria Math" w:hAnsi="Cambria Math"/>
                      </w:rPr>
                      <m:t>ε</m:t>
                    </m:r>
                  </m:sub>
                  <m:sup>
                    <m:r>
                      <m:rPr>
                        <m:sty m:val="p"/>
                      </m:rPr>
                      <w:rPr>
                        <w:rFonts w:ascii="Cambria Math" w:hAnsi="Cambria Math"/>
                      </w:rPr>
                      <m:t>2</m:t>
                    </m:r>
                  </m:sup>
                </m:sSubSup>
              </m:oMath>
            </m:oMathPara>
          </w:p>
        </w:tc>
        <w:tc>
          <w:tcPr>
            <w:tcW w:w="293" w:type="pct"/>
            <w:tcBorders>
              <w:top w:val="none" w:sz="4" w:space="0" w:color="000000"/>
              <w:left w:val="none" w:sz="4" w:space="0" w:color="000000"/>
              <w:bottom w:val="none" w:sz="4" w:space="0" w:color="000000"/>
              <w:right w:val="none" w:sz="4" w:space="0" w:color="000000"/>
            </w:tcBorders>
            <w:vAlign w:val="bottom"/>
          </w:tcPr>
          <w:p w14:paraId="33FA4DF2" w14:textId="77777777" w:rsidR="000A7E31" w:rsidRDefault="00000000">
            <w:pPr>
              <w:rPr>
                <w:iCs/>
              </w:rPr>
            </w:pPr>
            <m:oMathPara>
              <m:oMath>
                <m:r>
                  <w:rPr>
                    <w:rFonts w:ascii="Cambria Math" w:hAnsi="Cambria Math"/>
                  </w:rPr>
                  <m:t>θ</m:t>
                </m:r>
              </m:oMath>
            </m:oMathPara>
          </w:p>
        </w:tc>
        <w:tc>
          <w:tcPr>
            <w:tcW w:w="324" w:type="pct"/>
            <w:tcBorders>
              <w:top w:val="none" w:sz="4" w:space="0" w:color="000000"/>
              <w:left w:val="none" w:sz="4" w:space="0" w:color="000000"/>
              <w:bottom w:val="none" w:sz="4" w:space="0" w:color="000000"/>
              <w:right w:val="none" w:sz="4" w:space="0" w:color="000000"/>
            </w:tcBorders>
            <w:vAlign w:val="bottom"/>
          </w:tcPr>
          <w:p w14:paraId="248D17A7" w14:textId="77777777" w:rsidR="000A7E31" w:rsidRDefault="00000000">
            <w:pPr>
              <w:rPr>
                <w:iCs/>
              </w:rPr>
            </w:pPr>
            <m:oMathPara>
              <m:oMath>
                <m:r>
                  <w:rPr>
                    <w:rFonts w:ascii="Cambria Math" w:hAnsi="Cambria Math"/>
                  </w:rPr>
                  <m:t>ϕ</m:t>
                </m:r>
              </m:oMath>
            </m:oMathPara>
          </w:p>
        </w:tc>
        <w:tc>
          <w:tcPr>
            <w:tcW w:w="325" w:type="pct"/>
            <w:tcBorders>
              <w:top w:val="none" w:sz="4" w:space="0" w:color="000000"/>
              <w:left w:val="none" w:sz="4" w:space="0" w:color="000000"/>
              <w:bottom w:val="none" w:sz="4" w:space="0" w:color="000000"/>
              <w:right w:val="none" w:sz="4" w:space="0" w:color="000000"/>
            </w:tcBorders>
          </w:tcPr>
          <w:p w14:paraId="53D13A3B" w14:textId="77777777" w:rsidR="000A7E31" w:rsidRDefault="000A7E31">
            <w:pPr>
              <w:rPr>
                <w:rFonts w:eastAsia="Calibri"/>
              </w:rPr>
            </w:pPr>
          </w:p>
        </w:tc>
      </w:tr>
      <w:tr w:rsidR="000A7E31" w14:paraId="121B2C9F" w14:textId="77777777">
        <w:trPr>
          <w:trHeight w:hRule="exact" w:val="208"/>
        </w:trPr>
        <w:tc>
          <w:tcPr>
            <w:tcW w:w="217" w:type="pct"/>
            <w:tcBorders>
              <w:top w:val="none" w:sz="4" w:space="0" w:color="000000"/>
              <w:left w:val="none" w:sz="4" w:space="0" w:color="000000"/>
              <w:bottom w:val="none" w:sz="4" w:space="0" w:color="000000"/>
              <w:right w:val="none" w:sz="4" w:space="0" w:color="000000"/>
            </w:tcBorders>
          </w:tcPr>
          <w:p w14:paraId="3B5C37CE" w14:textId="77777777" w:rsidR="000A7E31" w:rsidRDefault="000A7E31"/>
        </w:tc>
        <w:tc>
          <w:tcPr>
            <w:tcW w:w="2439" w:type="pct"/>
            <w:vMerge/>
            <w:tcBorders>
              <w:left w:val="none" w:sz="4" w:space="0" w:color="000000"/>
              <w:bottom w:val="single" w:sz="4" w:space="0" w:color="auto"/>
              <w:right w:val="none" w:sz="4" w:space="0" w:color="000000"/>
            </w:tcBorders>
          </w:tcPr>
          <w:p w14:paraId="5BD5A1B1" w14:textId="77777777" w:rsidR="000A7E31" w:rsidRDefault="000A7E31"/>
        </w:tc>
        <w:tc>
          <w:tcPr>
            <w:tcW w:w="396" w:type="pct"/>
            <w:tcBorders>
              <w:top w:val="none" w:sz="4" w:space="0" w:color="000000"/>
              <w:left w:val="none" w:sz="4" w:space="0" w:color="000000"/>
              <w:bottom w:val="single" w:sz="4" w:space="0" w:color="auto"/>
              <w:right w:val="none" w:sz="4" w:space="0" w:color="000000"/>
            </w:tcBorders>
          </w:tcPr>
          <w:p w14:paraId="2DA8E48F" w14:textId="77777777" w:rsidR="000A7E31" w:rsidRDefault="00000000">
            <w:pPr>
              <w:jc w:val="center"/>
              <w:rPr>
                <w:rFonts w:eastAsia="Times New Roman"/>
                <w:sz w:val="18"/>
                <w:szCs w:val="18"/>
              </w:rPr>
            </w:pPr>
            <w:r>
              <w:rPr>
                <w:rFonts w:eastAsia="Calibri"/>
                <w:sz w:val="18"/>
                <w:szCs w:val="18"/>
              </w:rPr>
              <w:t>num. traits</w:t>
            </w:r>
          </w:p>
        </w:tc>
        <w:tc>
          <w:tcPr>
            <w:tcW w:w="289" w:type="pct"/>
            <w:tcBorders>
              <w:top w:val="none" w:sz="4" w:space="0" w:color="000000"/>
              <w:left w:val="none" w:sz="4" w:space="0" w:color="000000"/>
              <w:bottom w:val="single" w:sz="4" w:space="0" w:color="auto"/>
              <w:right w:val="none" w:sz="4" w:space="0" w:color="000000"/>
            </w:tcBorders>
          </w:tcPr>
          <w:p w14:paraId="435512F2" w14:textId="77777777" w:rsidR="000A7E31" w:rsidRDefault="00000000">
            <w:pPr>
              <w:jc w:val="center"/>
              <w:rPr>
                <w:rFonts w:eastAsia="Calibri"/>
                <w:sz w:val="18"/>
                <w:szCs w:val="18"/>
              </w:rPr>
            </w:pPr>
            <w:r>
              <w:rPr>
                <w:rFonts w:eastAsia="Calibri"/>
                <w:sz w:val="18"/>
                <w:szCs w:val="18"/>
              </w:rPr>
              <w:t>x-mate corr.</w:t>
            </w:r>
          </w:p>
        </w:tc>
        <w:tc>
          <w:tcPr>
            <w:tcW w:w="432" w:type="pct"/>
            <w:tcBorders>
              <w:top w:val="none" w:sz="4" w:space="0" w:color="000000"/>
              <w:left w:val="none" w:sz="4" w:space="0" w:color="000000"/>
              <w:bottom w:val="single" w:sz="4" w:space="0" w:color="auto"/>
              <w:right w:val="none" w:sz="4" w:space="0" w:color="000000"/>
            </w:tcBorders>
          </w:tcPr>
          <w:p w14:paraId="31C4B551" w14:textId="77777777" w:rsidR="000A7E31" w:rsidRDefault="00000000">
            <w:pPr>
              <w:jc w:val="center"/>
              <w:rPr>
                <w:rFonts w:eastAsia="Calibri"/>
                <w:sz w:val="18"/>
                <w:szCs w:val="18"/>
              </w:rPr>
            </w:pPr>
            <w:r>
              <w:rPr>
                <w:rFonts w:eastAsia="Calibri"/>
                <w:sz w:val="18"/>
                <w:szCs w:val="18"/>
              </w:rPr>
              <w:t>additive var.</w:t>
            </w:r>
          </w:p>
        </w:tc>
        <w:tc>
          <w:tcPr>
            <w:tcW w:w="285" w:type="pct"/>
            <w:tcBorders>
              <w:top w:val="none" w:sz="4" w:space="0" w:color="000000"/>
              <w:left w:val="none" w:sz="4" w:space="0" w:color="000000"/>
              <w:bottom w:val="single" w:sz="4" w:space="0" w:color="auto"/>
              <w:right w:val="none" w:sz="4" w:space="0" w:color="000000"/>
            </w:tcBorders>
          </w:tcPr>
          <w:p w14:paraId="626CB160" w14:textId="77777777" w:rsidR="000A7E31" w:rsidRDefault="00000000">
            <w:pPr>
              <w:jc w:val="center"/>
              <w:rPr>
                <w:rFonts w:eastAsia="Calibri"/>
                <w:sz w:val="18"/>
                <w:szCs w:val="18"/>
              </w:rPr>
            </w:pPr>
            <w:r>
              <w:rPr>
                <w:rFonts w:eastAsia="Calibri"/>
                <w:sz w:val="18"/>
                <w:szCs w:val="18"/>
              </w:rPr>
              <w:t>noise var.</w:t>
            </w:r>
          </w:p>
        </w:tc>
        <w:tc>
          <w:tcPr>
            <w:tcW w:w="293" w:type="pct"/>
            <w:tcBorders>
              <w:top w:val="none" w:sz="4" w:space="0" w:color="000000"/>
              <w:left w:val="none" w:sz="4" w:space="0" w:color="000000"/>
              <w:bottom w:val="single" w:sz="4" w:space="0" w:color="auto"/>
              <w:right w:val="none" w:sz="4" w:space="0" w:color="000000"/>
            </w:tcBorders>
          </w:tcPr>
          <w:p w14:paraId="7EDD9E9E" w14:textId="77777777" w:rsidR="000A7E31" w:rsidRDefault="00000000">
            <w:pPr>
              <w:jc w:val="center"/>
              <w:rPr>
                <w:rFonts w:eastAsia="Times New Roman"/>
                <w:sz w:val="18"/>
                <w:szCs w:val="18"/>
              </w:rPr>
            </w:pPr>
            <w:r>
              <w:rPr>
                <w:rFonts w:eastAsia="Calibri"/>
                <w:sz w:val="18"/>
                <w:szCs w:val="18"/>
              </w:rPr>
              <w:t>VT var.</w:t>
            </w:r>
          </w:p>
        </w:tc>
        <w:tc>
          <w:tcPr>
            <w:tcW w:w="324" w:type="pct"/>
            <w:tcBorders>
              <w:top w:val="none" w:sz="4" w:space="0" w:color="000000"/>
              <w:left w:val="none" w:sz="4" w:space="0" w:color="000000"/>
              <w:bottom w:val="single" w:sz="4" w:space="0" w:color="auto"/>
              <w:right w:val="none" w:sz="4" w:space="0" w:color="000000"/>
            </w:tcBorders>
          </w:tcPr>
          <w:p w14:paraId="171AFF13" w14:textId="77777777" w:rsidR="000A7E31" w:rsidRDefault="00000000">
            <w:pPr>
              <w:jc w:val="center"/>
              <w:rPr>
                <w:rFonts w:eastAsia="Times New Roman"/>
                <w:sz w:val="18"/>
                <w:szCs w:val="18"/>
              </w:rPr>
            </w:pPr>
            <w:r>
              <w:rPr>
                <w:rFonts w:eastAsia="Calibri"/>
                <w:sz w:val="18"/>
                <w:szCs w:val="18"/>
              </w:rPr>
              <w:t>G</w:t>
            </w:r>
            <w:r>
              <w:rPr>
                <w:rStyle w:val="box"/>
                <w:sz w:val="18"/>
                <w:szCs w:val="18"/>
              </w:rPr>
              <w:t>×</w:t>
            </w:r>
            <w:r>
              <w:rPr>
                <w:rFonts w:eastAsia="Calibri"/>
                <w:sz w:val="18"/>
                <w:szCs w:val="18"/>
              </w:rPr>
              <w:t>E var.</w:t>
            </w:r>
          </w:p>
        </w:tc>
        <w:tc>
          <w:tcPr>
            <w:tcW w:w="325" w:type="pct"/>
            <w:tcBorders>
              <w:top w:val="none" w:sz="4" w:space="0" w:color="000000"/>
              <w:left w:val="none" w:sz="4" w:space="0" w:color="000000"/>
              <w:bottom w:val="none" w:sz="4" w:space="0" w:color="000000"/>
              <w:right w:val="none" w:sz="4" w:space="0" w:color="000000"/>
            </w:tcBorders>
          </w:tcPr>
          <w:p w14:paraId="01B83022" w14:textId="77777777" w:rsidR="000A7E31" w:rsidRDefault="000A7E31">
            <w:pPr>
              <w:jc w:val="center"/>
              <w:rPr>
                <w:rFonts w:eastAsia="Calibri"/>
                <w:sz w:val="18"/>
                <w:szCs w:val="18"/>
              </w:rPr>
            </w:pPr>
          </w:p>
        </w:tc>
      </w:tr>
      <w:tr w:rsidR="000A7E31" w14:paraId="5729107A" w14:textId="77777777">
        <w:tc>
          <w:tcPr>
            <w:tcW w:w="217" w:type="pct"/>
            <w:tcBorders>
              <w:top w:val="none" w:sz="4" w:space="0" w:color="000000"/>
              <w:left w:val="none" w:sz="4" w:space="0" w:color="000000"/>
              <w:bottom w:val="none" w:sz="4" w:space="0" w:color="000000"/>
              <w:right w:val="none" w:sz="4" w:space="0" w:color="000000"/>
            </w:tcBorders>
          </w:tcPr>
          <w:p w14:paraId="378B7FF2" w14:textId="77777777" w:rsidR="000A7E31" w:rsidRDefault="000A7E31"/>
        </w:tc>
        <w:tc>
          <w:tcPr>
            <w:tcW w:w="2439" w:type="pct"/>
            <w:tcBorders>
              <w:top w:val="single" w:sz="4" w:space="0" w:color="auto"/>
              <w:left w:val="none" w:sz="4" w:space="0" w:color="000000"/>
              <w:bottom w:val="none" w:sz="4" w:space="0" w:color="000000"/>
              <w:right w:val="none" w:sz="4" w:space="0" w:color="000000"/>
            </w:tcBorders>
          </w:tcPr>
          <w:p w14:paraId="7DB82986" w14:textId="77777777" w:rsidR="000A7E31" w:rsidRDefault="00000000">
            <w:pPr>
              <w:rPr>
                <w:vertAlign w:val="superscript"/>
              </w:rPr>
            </w:pPr>
            <w:r>
              <w:t>2xAM</w:t>
            </w:r>
            <w:r>
              <w:rPr>
                <w:rFonts w:asciiTheme="majorHAnsi" w:hAnsiTheme="majorHAnsi" w:cstheme="majorHAnsi"/>
                <w:vertAlign w:val="superscript"/>
              </w:rPr>
              <w:t>*</w:t>
            </w:r>
          </w:p>
        </w:tc>
        <w:tc>
          <w:tcPr>
            <w:tcW w:w="396" w:type="pct"/>
            <w:tcBorders>
              <w:top w:val="single" w:sz="4" w:space="0" w:color="auto"/>
              <w:left w:val="none" w:sz="4" w:space="0" w:color="000000"/>
              <w:bottom w:val="none" w:sz="4" w:space="0" w:color="000000"/>
              <w:right w:val="none" w:sz="4" w:space="0" w:color="000000"/>
            </w:tcBorders>
          </w:tcPr>
          <w:p w14:paraId="1D1DE5E1" w14:textId="77777777" w:rsidR="000A7E31" w:rsidRDefault="00000000">
            <w:pPr>
              <w:jc w:val="center"/>
            </w:pPr>
            <w:r>
              <w:t>2</w:t>
            </w:r>
          </w:p>
        </w:tc>
        <w:tc>
          <w:tcPr>
            <w:tcW w:w="289" w:type="pct"/>
            <w:tcBorders>
              <w:top w:val="single" w:sz="4" w:space="0" w:color="auto"/>
              <w:left w:val="none" w:sz="4" w:space="0" w:color="000000"/>
              <w:bottom w:val="none" w:sz="4" w:space="0" w:color="000000"/>
              <w:right w:val="none" w:sz="4" w:space="0" w:color="000000"/>
            </w:tcBorders>
          </w:tcPr>
          <w:p w14:paraId="1F08A74E" w14:textId="77777777" w:rsidR="000A7E31" w:rsidRDefault="00000000">
            <w:pPr>
              <w:jc w:val="center"/>
            </w:pPr>
            <w:r>
              <w:t>0.2</w:t>
            </w:r>
          </w:p>
        </w:tc>
        <w:tc>
          <w:tcPr>
            <w:tcW w:w="432" w:type="pct"/>
            <w:tcBorders>
              <w:top w:val="single" w:sz="4" w:space="0" w:color="auto"/>
              <w:left w:val="none" w:sz="4" w:space="0" w:color="000000"/>
              <w:bottom w:val="none" w:sz="4" w:space="0" w:color="000000"/>
              <w:right w:val="none" w:sz="4" w:space="0" w:color="000000"/>
            </w:tcBorders>
          </w:tcPr>
          <w:p w14:paraId="2A072884" w14:textId="77777777" w:rsidR="000A7E31" w:rsidRDefault="00000000">
            <w:pPr>
              <w:jc w:val="center"/>
            </w:pPr>
            <w:r>
              <w:t>50%</w:t>
            </w:r>
          </w:p>
        </w:tc>
        <w:tc>
          <w:tcPr>
            <w:tcW w:w="285" w:type="pct"/>
            <w:tcBorders>
              <w:top w:val="single" w:sz="4" w:space="0" w:color="auto"/>
              <w:left w:val="none" w:sz="4" w:space="0" w:color="000000"/>
              <w:bottom w:val="none" w:sz="4" w:space="0" w:color="000000"/>
              <w:right w:val="none" w:sz="4" w:space="0" w:color="000000"/>
            </w:tcBorders>
          </w:tcPr>
          <w:p w14:paraId="6FAA06DF" w14:textId="77777777" w:rsidR="000A7E31" w:rsidRDefault="00000000">
            <w:pPr>
              <w:jc w:val="center"/>
            </w:pPr>
            <w:r>
              <w:t>50%</w:t>
            </w:r>
          </w:p>
        </w:tc>
        <w:tc>
          <w:tcPr>
            <w:tcW w:w="293" w:type="pct"/>
            <w:tcBorders>
              <w:top w:val="single" w:sz="4" w:space="0" w:color="auto"/>
              <w:left w:val="none" w:sz="4" w:space="0" w:color="000000"/>
              <w:bottom w:val="none" w:sz="4" w:space="0" w:color="000000"/>
              <w:right w:val="none" w:sz="4" w:space="0" w:color="000000"/>
            </w:tcBorders>
          </w:tcPr>
          <w:p w14:paraId="68D69EAE" w14:textId="77777777" w:rsidR="000A7E31" w:rsidRDefault="00000000">
            <w:pPr>
              <w:jc w:val="center"/>
            </w:pPr>
            <w:r>
              <w:t>0%</w:t>
            </w:r>
          </w:p>
        </w:tc>
        <w:tc>
          <w:tcPr>
            <w:tcW w:w="324" w:type="pct"/>
            <w:tcBorders>
              <w:top w:val="single" w:sz="4" w:space="0" w:color="auto"/>
              <w:left w:val="none" w:sz="4" w:space="0" w:color="000000"/>
              <w:bottom w:val="none" w:sz="4" w:space="0" w:color="000000"/>
              <w:right w:val="none" w:sz="4" w:space="0" w:color="000000"/>
            </w:tcBorders>
          </w:tcPr>
          <w:p w14:paraId="0C927B37" w14:textId="77777777" w:rsidR="000A7E31" w:rsidRDefault="00000000">
            <w:pPr>
              <w:jc w:val="center"/>
            </w:pPr>
            <w:r>
              <w:t>0%</w:t>
            </w:r>
          </w:p>
        </w:tc>
        <w:tc>
          <w:tcPr>
            <w:tcW w:w="325" w:type="pct"/>
            <w:tcBorders>
              <w:top w:val="none" w:sz="4" w:space="0" w:color="000000"/>
              <w:left w:val="none" w:sz="4" w:space="0" w:color="000000"/>
              <w:bottom w:val="none" w:sz="4" w:space="0" w:color="000000"/>
              <w:right w:val="none" w:sz="4" w:space="0" w:color="000000"/>
            </w:tcBorders>
          </w:tcPr>
          <w:p w14:paraId="6A8DA613" w14:textId="77777777" w:rsidR="000A7E31" w:rsidRDefault="000A7E31">
            <w:pPr>
              <w:jc w:val="center"/>
            </w:pPr>
          </w:p>
        </w:tc>
      </w:tr>
      <w:tr w:rsidR="000A7E31" w14:paraId="7317F60E" w14:textId="77777777">
        <w:tc>
          <w:tcPr>
            <w:tcW w:w="217" w:type="pct"/>
            <w:tcBorders>
              <w:top w:val="none" w:sz="4" w:space="0" w:color="000000"/>
              <w:left w:val="none" w:sz="4" w:space="0" w:color="000000"/>
              <w:bottom w:val="none" w:sz="4" w:space="0" w:color="000000"/>
              <w:right w:val="none" w:sz="4" w:space="0" w:color="000000"/>
            </w:tcBorders>
          </w:tcPr>
          <w:p w14:paraId="5D69EF89" w14:textId="77777777" w:rsidR="000A7E31" w:rsidRDefault="000A7E31"/>
        </w:tc>
        <w:tc>
          <w:tcPr>
            <w:tcW w:w="2439" w:type="pct"/>
            <w:tcBorders>
              <w:top w:val="none" w:sz="4" w:space="0" w:color="000000"/>
              <w:left w:val="none" w:sz="4" w:space="0" w:color="000000"/>
              <w:bottom w:val="none" w:sz="4" w:space="0" w:color="000000"/>
              <w:right w:val="none" w:sz="4" w:space="0" w:color="000000"/>
            </w:tcBorders>
            <w:vAlign w:val="center"/>
          </w:tcPr>
          <w:p w14:paraId="44174518" w14:textId="77777777" w:rsidR="000A7E31" w:rsidRDefault="00000000">
            <w:r>
              <w:t>5xAM</w:t>
            </w:r>
            <w:r>
              <w:rPr>
                <w:rFonts w:asciiTheme="majorHAnsi" w:hAnsiTheme="majorHAnsi" w:cstheme="majorHAnsi"/>
                <w:vertAlign w:val="superscript"/>
              </w:rPr>
              <w:t>*†</w:t>
            </w:r>
          </w:p>
        </w:tc>
        <w:tc>
          <w:tcPr>
            <w:tcW w:w="396" w:type="pct"/>
            <w:tcBorders>
              <w:top w:val="none" w:sz="4" w:space="0" w:color="000000"/>
              <w:left w:val="none" w:sz="4" w:space="0" w:color="000000"/>
              <w:bottom w:val="none" w:sz="4" w:space="0" w:color="000000"/>
              <w:right w:val="none" w:sz="4" w:space="0" w:color="000000"/>
            </w:tcBorders>
            <w:vAlign w:val="center"/>
          </w:tcPr>
          <w:p w14:paraId="4BC279E4" w14:textId="77777777" w:rsidR="000A7E31" w:rsidRDefault="00000000">
            <w:pPr>
              <w:jc w:val="center"/>
            </w:pPr>
            <w:r>
              <w:t>5</w:t>
            </w:r>
          </w:p>
        </w:tc>
        <w:tc>
          <w:tcPr>
            <w:tcW w:w="289" w:type="pct"/>
            <w:tcBorders>
              <w:top w:val="none" w:sz="4" w:space="0" w:color="000000"/>
              <w:left w:val="none" w:sz="4" w:space="0" w:color="000000"/>
              <w:bottom w:val="none" w:sz="4" w:space="0" w:color="000000"/>
              <w:right w:val="none" w:sz="4" w:space="0" w:color="000000"/>
            </w:tcBorders>
            <w:vAlign w:val="center"/>
          </w:tcPr>
          <w:p w14:paraId="7ECB074D" w14:textId="77777777" w:rsidR="000A7E31" w:rsidRDefault="00000000">
            <w:pPr>
              <w:jc w:val="center"/>
            </w:pPr>
            <w:r>
              <w:t>0.2</w:t>
            </w:r>
          </w:p>
        </w:tc>
        <w:tc>
          <w:tcPr>
            <w:tcW w:w="432" w:type="pct"/>
            <w:tcBorders>
              <w:top w:val="none" w:sz="4" w:space="0" w:color="000000"/>
              <w:left w:val="none" w:sz="4" w:space="0" w:color="000000"/>
              <w:bottom w:val="none" w:sz="4" w:space="0" w:color="000000"/>
              <w:right w:val="none" w:sz="4" w:space="0" w:color="000000"/>
            </w:tcBorders>
            <w:vAlign w:val="center"/>
          </w:tcPr>
          <w:p w14:paraId="4DE40F41" w14:textId="77777777" w:rsidR="000A7E31" w:rsidRDefault="00000000">
            <w:pPr>
              <w:jc w:val="center"/>
            </w:pPr>
            <w:r>
              <w:t>50%</w:t>
            </w:r>
          </w:p>
        </w:tc>
        <w:tc>
          <w:tcPr>
            <w:tcW w:w="285" w:type="pct"/>
            <w:tcBorders>
              <w:top w:val="none" w:sz="4" w:space="0" w:color="000000"/>
              <w:left w:val="none" w:sz="4" w:space="0" w:color="000000"/>
              <w:bottom w:val="none" w:sz="4" w:space="0" w:color="000000"/>
              <w:right w:val="none" w:sz="4" w:space="0" w:color="000000"/>
            </w:tcBorders>
            <w:vAlign w:val="center"/>
          </w:tcPr>
          <w:p w14:paraId="412A1B3D" w14:textId="77777777" w:rsidR="000A7E31" w:rsidRDefault="00000000">
            <w:pPr>
              <w:jc w:val="center"/>
            </w:pPr>
            <w:r>
              <w:t>50%</w:t>
            </w:r>
          </w:p>
        </w:tc>
        <w:tc>
          <w:tcPr>
            <w:tcW w:w="293" w:type="pct"/>
            <w:tcBorders>
              <w:top w:val="none" w:sz="4" w:space="0" w:color="000000"/>
              <w:left w:val="none" w:sz="4" w:space="0" w:color="000000"/>
              <w:bottom w:val="none" w:sz="4" w:space="0" w:color="000000"/>
              <w:right w:val="none" w:sz="4" w:space="0" w:color="000000"/>
            </w:tcBorders>
            <w:vAlign w:val="center"/>
          </w:tcPr>
          <w:p w14:paraId="0763B8D9" w14:textId="77777777" w:rsidR="000A7E31" w:rsidRDefault="00000000">
            <w:pPr>
              <w:jc w:val="center"/>
            </w:pPr>
            <w:r>
              <w:t>0%</w:t>
            </w:r>
          </w:p>
        </w:tc>
        <w:tc>
          <w:tcPr>
            <w:tcW w:w="324" w:type="pct"/>
            <w:tcBorders>
              <w:top w:val="none" w:sz="4" w:space="0" w:color="000000"/>
              <w:left w:val="none" w:sz="4" w:space="0" w:color="000000"/>
              <w:bottom w:val="none" w:sz="4" w:space="0" w:color="000000"/>
              <w:right w:val="none" w:sz="4" w:space="0" w:color="000000"/>
            </w:tcBorders>
          </w:tcPr>
          <w:p w14:paraId="17B70D77" w14:textId="77777777" w:rsidR="000A7E31" w:rsidRDefault="00000000">
            <w:pPr>
              <w:jc w:val="center"/>
            </w:pPr>
            <w:r>
              <w:t>0%</w:t>
            </w:r>
          </w:p>
        </w:tc>
        <w:tc>
          <w:tcPr>
            <w:tcW w:w="325" w:type="pct"/>
            <w:tcBorders>
              <w:top w:val="none" w:sz="4" w:space="0" w:color="000000"/>
              <w:left w:val="none" w:sz="4" w:space="0" w:color="000000"/>
              <w:bottom w:val="none" w:sz="4" w:space="0" w:color="000000"/>
              <w:right w:val="none" w:sz="4" w:space="0" w:color="000000"/>
            </w:tcBorders>
          </w:tcPr>
          <w:p w14:paraId="648C3D49" w14:textId="77777777" w:rsidR="000A7E31" w:rsidRDefault="000A7E31">
            <w:pPr>
              <w:jc w:val="center"/>
            </w:pPr>
          </w:p>
        </w:tc>
      </w:tr>
      <w:tr w:rsidR="000A7E31" w14:paraId="7D5ED659" w14:textId="77777777">
        <w:tc>
          <w:tcPr>
            <w:tcW w:w="217" w:type="pct"/>
            <w:tcBorders>
              <w:top w:val="none" w:sz="4" w:space="0" w:color="000000"/>
              <w:left w:val="none" w:sz="4" w:space="0" w:color="000000"/>
              <w:bottom w:val="none" w:sz="4" w:space="0" w:color="000000"/>
              <w:right w:val="none" w:sz="4" w:space="0" w:color="000000"/>
            </w:tcBorders>
          </w:tcPr>
          <w:p w14:paraId="79475D6F" w14:textId="77777777" w:rsidR="000A7E31" w:rsidRDefault="000A7E31"/>
        </w:tc>
        <w:tc>
          <w:tcPr>
            <w:tcW w:w="2439" w:type="pct"/>
            <w:tcBorders>
              <w:top w:val="none" w:sz="4" w:space="0" w:color="000000"/>
              <w:left w:val="none" w:sz="4" w:space="0" w:color="000000"/>
              <w:bottom w:val="none" w:sz="4" w:space="0" w:color="000000"/>
              <w:right w:val="none" w:sz="4" w:space="0" w:color="000000"/>
            </w:tcBorders>
            <w:vAlign w:val="center"/>
          </w:tcPr>
          <w:p w14:paraId="41D87052" w14:textId="77777777" w:rsidR="000A7E31" w:rsidRDefault="00000000">
            <w:r>
              <w:t>RM</w:t>
            </w:r>
            <w:r>
              <w:rPr>
                <w:rFonts w:asciiTheme="majorHAnsi" w:hAnsiTheme="majorHAnsi" w:cstheme="majorHAnsi"/>
                <w:vertAlign w:val="superscript"/>
              </w:rPr>
              <w:t>†</w:t>
            </w:r>
          </w:p>
        </w:tc>
        <w:tc>
          <w:tcPr>
            <w:tcW w:w="396" w:type="pct"/>
            <w:tcBorders>
              <w:top w:val="none" w:sz="4" w:space="0" w:color="000000"/>
              <w:left w:val="none" w:sz="4" w:space="0" w:color="000000"/>
              <w:bottom w:val="none" w:sz="4" w:space="0" w:color="000000"/>
              <w:right w:val="none" w:sz="4" w:space="0" w:color="000000"/>
            </w:tcBorders>
            <w:vAlign w:val="center"/>
          </w:tcPr>
          <w:p w14:paraId="2759E384" w14:textId="77777777" w:rsidR="000A7E31" w:rsidRDefault="00000000">
            <w:pPr>
              <w:jc w:val="center"/>
            </w:pPr>
            <w:r>
              <w:t>5</w:t>
            </w:r>
          </w:p>
        </w:tc>
        <w:tc>
          <w:tcPr>
            <w:tcW w:w="289" w:type="pct"/>
            <w:tcBorders>
              <w:top w:val="none" w:sz="4" w:space="0" w:color="000000"/>
              <w:left w:val="none" w:sz="4" w:space="0" w:color="000000"/>
              <w:bottom w:val="none" w:sz="4" w:space="0" w:color="000000"/>
              <w:right w:val="none" w:sz="4" w:space="0" w:color="000000"/>
            </w:tcBorders>
            <w:vAlign w:val="center"/>
          </w:tcPr>
          <w:p w14:paraId="3E79FDBE" w14:textId="77777777" w:rsidR="000A7E31" w:rsidRDefault="00000000">
            <w:pPr>
              <w:jc w:val="center"/>
            </w:pPr>
            <w:r>
              <w:t>0.0</w:t>
            </w:r>
          </w:p>
        </w:tc>
        <w:tc>
          <w:tcPr>
            <w:tcW w:w="432" w:type="pct"/>
            <w:tcBorders>
              <w:top w:val="none" w:sz="4" w:space="0" w:color="000000"/>
              <w:left w:val="none" w:sz="4" w:space="0" w:color="000000"/>
              <w:bottom w:val="none" w:sz="4" w:space="0" w:color="000000"/>
              <w:right w:val="none" w:sz="4" w:space="0" w:color="000000"/>
            </w:tcBorders>
            <w:vAlign w:val="center"/>
          </w:tcPr>
          <w:p w14:paraId="6908441A" w14:textId="77777777" w:rsidR="000A7E31" w:rsidRDefault="00000000">
            <w:pPr>
              <w:jc w:val="center"/>
            </w:pPr>
            <w:r>
              <w:t>50%</w:t>
            </w:r>
          </w:p>
        </w:tc>
        <w:tc>
          <w:tcPr>
            <w:tcW w:w="285" w:type="pct"/>
            <w:tcBorders>
              <w:top w:val="none" w:sz="4" w:space="0" w:color="000000"/>
              <w:left w:val="none" w:sz="4" w:space="0" w:color="000000"/>
              <w:bottom w:val="none" w:sz="4" w:space="0" w:color="000000"/>
              <w:right w:val="none" w:sz="4" w:space="0" w:color="000000"/>
            </w:tcBorders>
            <w:vAlign w:val="center"/>
          </w:tcPr>
          <w:p w14:paraId="7D2990BA" w14:textId="77777777" w:rsidR="000A7E31" w:rsidRDefault="00000000">
            <w:pPr>
              <w:jc w:val="center"/>
            </w:pPr>
            <w:r>
              <w:t>45%</w:t>
            </w:r>
          </w:p>
        </w:tc>
        <w:tc>
          <w:tcPr>
            <w:tcW w:w="293" w:type="pct"/>
            <w:tcBorders>
              <w:top w:val="none" w:sz="4" w:space="0" w:color="000000"/>
              <w:left w:val="none" w:sz="4" w:space="0" w:color="000000"/>
              <w:bottom w:val="none" w:sz="4" w:space="0" w:color="000000"/>
              <w:right w:val="none" w:sz="4" w:space="0" w:color="000000"/>
            </w:tcBorders>
            <w:vAlign w:val="center"/>
          </w:tcPr>
          <w:p w14:paraId="3EA2365E" w14:textId="77777777" w:rsidR="000A7E31" w:rsidRDefault="00000000">
            <w:pPr>
              <w:jc w:val="center"/>
            </w:pPr>
            <w:r>
              <w:t>5%</w:t>
            </w:r>
          </w:p>
        </w:tc>
        <w:tc>
          <w:tcPr>
            <w:tcW w:w="324" w:type="pct"/>
            <w:tcBorders>
              <w:top w:val="none" w:sz="4" w:space="0" w:color="000000"/>
              <w:left w:val="none" w:sz="4" w:space="0" w:color="000000"/>
              <w:bottom w:val="none" w:sz="4" w:space="0" w:color="000000"/>
              <w:right w:val="none" w:sz="4" w:space="0" w:color="000000"/>
            </w:tcBorders>
          </w:tcPr>
          <w:p w14:paraId="700C854B" w14:textId="77777777" w:rsidR="000A7E31" w:rsidRDefault="00000000">
            <w:pPr>
              <w:jc w:val="center"/>
            </w:pPr>
            <w:r>
              <w:t>0%</w:t>
            </w:r>
          </w:p>
        </w:tc>
        <w:tc>
          <w:tcPr>
            <w:tcW w:w="325" w:type="pct"/>
            <w:tcBorders>
              <w:top w:val="none" w:sz="4" w:space="0" w:color="000000"/>
              <w:left w:val="none" w:sz="4" w:space="0" w:color="000000"/>
              <w:bottom w:val="none" w:sz="4" w:space="0" w:color="000000"/>
              <w:right w:val="none" w:sz="4" w:space="0" w:color="000000"/>
            </w:tcBorders>
          </w:tcPr>
          <w:p w14:paraId="2B628396" w14:textId="77777777" w:rsidR="000A7E31" w:rsidRDefault="000A7E31">
            <w:pPr>
              <w:jc w:val="center"/>
            </w:pPr>
          </w:p>
        </w:tc>
      </w:tr>
      <w:tr w:rsidR="000A7E31" w14:paraId="64966E51" w14:textId="77777777">
        <w:tc>
          <w:tcPr>
            <w:tcW w:w="217" w:type="pct"/>
            <w:tcBorders>
              <w:top w:val="none" w:sz="4" w:space="0" w:color="000000"/>
              <w:left w:val="none" w:sz="4" w:space="0" w:color="000000"/>
              <w:bottom w:val="none" w:sz="4" w:space="0" w:color="000000"/>
              <w:right w:val="none" w:sz="4" w:space="0" w:color="000000"/>
            </w:tcBorders>
          </w:tcPr>
          <w:p w14:paraId="3A5211C3" w14:textId="77777777" w:rsidR="000A7E31" w:rsidRDefault="000A7E31"/>
        </w:tc>
        <w:tc>
          <w:tcPr>
            <w:tcW w:w="2439" w:type="pct"/>
            <w:tcBorders>
              <w:top w:val="none" w:sz="4" w:space="0" w:color="000000"/>
              <w:left w:val="none" w:sz="4" w:space="0" w:color="000000"/>
              <w:bottom w:val="none" w:sz="4" w:space="0" w:color="000000"/>
              <w:right w:val="none" w:sz="4" w:space="0" w:color="000000"/>
            </w:tcBorders>
            <w:vAlign w:val="center"/>
          </w:tcPr>
          <w:p w14:paraId="79804260" w14:textId="77777777" w:rsidR="000A7E31" w:rsidRDefault="00000000">
            <w:r>
              <w:t>RM + VT</w:t>
            </w:r>
            <w:r>
              <w:rPr>
                <w:rFonts w:asciiTheme="majorHAnsi" w:hAnsiTheme="majorHAnsi" w:cstheme="majorHAnsi"/>
                <w:vertAlign w:val="superscript"/>
              </w:rPr>
              <w:t>†</w:t>
            </w:r>
          </w:p>
        </w:tc>
        <w:tc>
          <w:tcPr>
            <w:tcW w:w="396" w:type="pct"/>
            <w:tcBorders>
              <w:top w:val="none" w:sz="4" w:space="0" w:color="000000"/>
              <w:left w:val="none" w:sz="4" w:space="0" w:color="000000"/>
              <w:bottom w:val="none" w:sz="4" w:space="0" w:color="000000"/>
              <w:right w:val="none" w:sz="4" w:space="0" w:color="000000"/>
            </w:tcBorders>
            <w:vAlign w:val="center"/>
          </w:tcPr>
          <w:p w14:paraId="487F433A" w14:textId="77777777" w:rsidR="000A7E31" w:rsidRDefault="00000000">
            <w:pPr>
              <w:jc w:val="center"/>
            </w:pPr>
            <w:r>
              <w:t>5</w:t>
            </w:r>
          </w:p>
        </w:tc>
        <w:tc>
          <w:tcPr>
            <w:tcW w:w="289" w:type="pct"/>
            <w:tcBorders>
              <w:top w:val="none" w:sz="4" w:space="0" w:color="000000"/>
              <w:left w:val="none" w:sz="4" w:space="0" w:color="000000"/>
              <w:bottom w:val="none" w:sz="4" w:space="0" w:color="000000"/>
              <w:right w:val="none" w:sz="4" w:space="0" w:color="000000"/>
            </w:tcBorders>
            <w:vAlign w:val="center"/>
          </w:tcPr>
          <w:p w14:paraId="5542E6B4" w14:textId="77777777" w:rsidR="000A7E31" w:rsidRDefault="00000000">
            <w:pPr>
              <w:jc w:val="center"/>
            </w:pPr>
            <w:r>
              <w:t>0.0</w:t>
            </w:r>
          </w:p>
        </w:tc>
        <w:tc>
          <w:tcPr>
            <w:tcW w:w="432" w:type="pct"/>
            <w:tcBorders>
              <w:top w:val="none" w:sz="4" w:space="0" w:color="000000"/>
              <w:left w:val="none" w:sz="4" w:space="0" w:color="000000"/>
              <w:bottom w:val="none" w:sz="4" w:space="0" w:color="000000"/>
              <w:right w:val="none" w:sz="4" w:space="0" w:color="000000"/>
            </w:tcBorders>
            <w:vAlign w:val="center"/>
          </w:tcPr>
          <w:p w14:paraId="0299710B" w14:textId="77777777" w:rsidR="000A7E31" w:rsidRDefault="00000000">
            <w:pPr>
              <w:jc w:val="center"/>
            </w:pPr>
            <w:r>
              <w:t>50%</w:t>
            </w:r>
          </w:p>
        </w:tc>
        <w:tc>
          <w:tcPr>
            <w:tcW w:w="285" w:type="pct"/>
            <w:tcBorders>
              <w:top w:val="none" w:sz="4" w:space="0" w:color="000000"/>
              <w:left w:val="none" w:sz="4" w:space="0" w:color="000000"/>
              <w:bottom w:val="none" w:sz="4" w:space="0" w:color="000000"/>
              <w:right w:val="none" w:sz="4" w:space="0" w:color="000000"/>
            </w:tcBorders>
            <w:vAlign w:val="center"/>
          </w:tcPr>
          <w:p w14:paraId="53926AD1" w14:textId="77777777" w:rsidR="000A7E31" w:rsidRDefault="00000000">
            <w:pPr>
              <w:jc w:val="center"/>
            </w:pPr>
            <w:r>
              <w:t>45%</w:t>
            </w:r>
          </w:p>
        </w:tc>
        <w:tc>
          <w:tcPr>
            <w:tcW w:w="293" w:type="pct"/>
            <w:tcBorders>
              <w:top w:val="none" w:sz="4" w:space="0" w:color="000000"/>
              <w:left w:val="none" w:sz="4" w:space="0" w:color="000000"/>
              <w:bottom w:val="none" w:sz="4" w:space="0" w:color="000000"/>
              <w:right w:val="none" w:sz="4" w:space="0" w:color="000000"/>
            </w:tcBorders>
            <w:vAlign w:val="center"/>
          </w:tcPr>
          <w:p w14:paraId="3318BA22" w14:textId="77777777" w:rsidR="000A7E31" w:rsidRDefault="00000000">
            <w:pPr>
              <w:jc w:val="center"/>
            </w:pPr>
            <w:r>
              <w:t>5%</w:t>
            </w:r>
          </w:p>
        </w:tc>
        <w:tc>
          <w:tcPr>
            <w:tcW w:w="324" w:type="pct"/>
            <w:tcBorders>
              <w:top w:val="none" w:sz="4" w:space="0" w:color="000000"/>
              <w:left w:val="none" w:sz="4" w:space="0" w:color="000000"/>
              <w:bottom w:val="none" w:sz="4" w:space="0" w:color="000000"/>
              <w:right w:val="none" w:sz="4" w:space="0" w:color="000000"/>
            </w:tcBorders>
          </w:tcPr>
          <w:p w14:paraId="56A96B8A" w14:textId="77777777" w:rsidR="000A7E31" w:rsidRDefault="00000000">
            <w:pPr>
              <w:jc w:val="center"/>
            </w:pPr>
            <w:r>
              <w:t>0%</w:t>
            </w:r>
          </w:p>
        </w:tc>
        <w:tc>
          <w:tcPr>
            <w:tcW w:w="325" w:type="pct"/>
            <w:tcBorders>
              <w:top w:val="none" w:sz="4" w:space="0" w:color="000000"/>
              <w:left w:val="none" w:sz="4" w:space="0" w:color="000000"/>
              <w:bottom w:val="none" w:sz="4" w:space="0" w:color="000000"/>
              <w:right w:val="none" w:sz="4" w:space="0" w:color="000000"/>
            </w:tcBorders>
          </w:tcPr>
          <w:p w14:paraId="3C8F6805" w14:textId="77777777" w:rsidR="000A7E31" w:rsidRDefault="000A7E31">
            <w:pPr>
              <w:jc w:val="center"/>
            </w:pPr>
          </w:p>
        </w:tc>
      </w:tr>
      <w:tr w:rsidR="000A7E31" w14:paraId="67C8ECA0" w14:textId="77777777">
        <w:tc>
          <w:tcPr>
            <w:tcW w:w="217" w:type="pct"/>
            <w:tcBorders>
              <w:top w:val="none" w:sz="4" w:space="0" w:color="000000"/>
              <w:left w:val="none" w:sz="4" w:space="0" w:color="000000"/>
              <w:bottom w:val="none" w:sz="4" w:space="0" w:color="000000"/>
              <w:right w:val="none" w:sz="4" w:space="0" w:color="000000"/>
            </w:tcBorders>
          </w:tcPr>
          <w:p w14:paraId="7A1305D8" w14:textId="77777777" w:rsidR="000A7E31" w:rsidRDefault="000A7E31"/>
        </w:tc>
        <w:tc>
          <w:tcPr>
            <w:tcW w:w="2439" w:type="pct"/>
            <w:tcBorders>
              <w:top w:val="none" w:sz="4" w:space="0" w:color="000000"/>
              <w:left w:val="none" w:sz="4" w:space="0" w:color="000000"/>
              <w:bottom w:val="none" w:sz="4" w:space="0" w:color="000000"/>
              <w:right w:val="none" w:sz="4" w:space="0" w:color="000000"/>
            </w:tcBorders>
            <w:vAlign w:val="center"/>
          </w:tcPr>
          <w:p w14:paraId="46D4294D" w14:textId="77777777" w:rsidR="000A7E31" w:rsidRDefault="00000000">
            <w:r>
              <w:t>5xAM + VT</w:t>
            </w:r>
            <w:r>
              <w:rPr>
                <w:rFonts w:asciiTheme="majorHAnsi" w:hAnsiTheme="majorHAnsi" w:cstheme="majorHAnsi"/>
                <w:vertAlign w:val="superscript"/>
              </w:rPr>
              <w:t>†</w:t>
            </w:r>
            <w:r>
              <w:rPr>
                <w:vertAlign w:val="superscript"/>
              </w:rPr>
              <w:t>⁑</w:t>
            </w:r>
          </w:p>
        </w:tc>
        <w:tc>
          <w:tcPr>
            <w:tcW w:w="396" w:type="pct"/>
            <w:tcBorders>
              <w:top w:val="none" w:sz="4" w:space="0" w:color="000000"/>
              <w:left w:val="none" w:sz="4" w:space="0" w:color="000000"/>
              <w:bottom w:val="none" w:sz="4" w:space="0" w:color="000000"/>
              <w:right w:val="none" w:sz="4" w:space="0" w:color="000000"/>
            </w:tcBorders>
            <w:vAlign w:val="center"/>
          </w:tcPr>
          <w:p w14:paraId="5441564C" w14:textId="77777777" w:rsidR="000A7E31" w:rsidRDefault="00000000">
            <w:pPr>
              <w:jc w:val="center"/>
            </w:pPr>
            <w:r>
              <w:t>5</w:t>
            </w:r>
          </w:p>
        </w:tc>
        <w:tc>
          <w:tcPr>
            <w:tcW w:w="289" w:type="pct"/>
            <w:tcBorders>
              <w:top w:val="none" w:sz="4" w:space="0" w:color="000000"/>
              <w:left w:val="none" w:sz="4" w:space="0" w:color="000000"/>
              <w:bottom w:val="none" w:sz="4" w:space="0" w:color="000000"/>
              <w:right w:val="none" w:sz="4" w:space="0" w:color="000000"/>
            </w:tcBorders>
            <w:vAlign w:val="center"/>
          </w:tcPr>
          <w:p w14:paraId="69988DF4" w14:textId="77777777" w:rsidR="000A7E31" w:rsidRDefault="00000000">
            <w:pPr>
              <w:jc w:val="center"/>
            </w:pPr>
            <w:r>
              <w:t>0.2</w:t>
            </w:r>
          </w:p>
        </w:tc>
        <w:tc>
          <w:tcPr>
            <w:tcW w:w="432" w:type="pct"/>
            <w:tcBorders>
              <w:top w:val="none" w:sz="4" w:space="0" w:color="000000"/>
              <w:left w:val="none" w:sz="4" w:space="0" w:color="000000"/>
              <w:bottom w:val="none" w:sz="4" w:space="0" w:color="000000"/>
              <w:right w:val="none" w:sz="4" w:space="0" w:color="000000"/>
            </w:tcBorders>
            <w:vAlign w:val="center"/>
          </w:tcPr>
          <w:p w14:paraId="1C8ABC82" w14:textId="77777777" w:rsidR="000A7E31" w:rsidRDefault="00000000">
            <w:pPr>
              <w:jc w:val="center"/>
            </w:pPr>
            <w:r>
              <w:t>50%</w:t>
            </w:r>
          </w:p>
        </w:tc>
        <w:tc>
          <w:tcPr>
            <w:tcW w:w="285" w:type="pct"/>
            <w:tcBorders>
              <w:top w:val="none" w:sz="4" w:space="0" w:color="000000"/>
              <w:left w:val="none" w:sz="4" w:space="0" w:color="000000"/>
              <w:bottom w:val="none" w:sz="4" w:space="0" w:color="000000"/>
              <w:right w:val="none" w:sz="4" w:space="0" w:color="000000"/>
            </w:tcBorders>
            <w:vAlign w:val="center"/>
          </w:tcPr>
          <w:p w14:paraId="116E8C2A" w14:textId="77777777" w:rsidR="000A7E31" w:rsidRDefault="00000000">
            <w:pPr>
              <w:jc w:val="center"/>
            </w:pPr>
            <w:r>
              <w:t>45%</w:t>
            </w:r>
          </w:p>
        </w:tc>
        <w:tc>
          <w:tcPr>
            <w:tcW w:w="293" w:type="pct"/>
            <w:tcBorders>
              <w:top w:val="none" w:sz="4" w:space="0" w:color="000000"/>
              <w:left w:val="none" w:sz="4" w:space="0" w:color="000000"/>
              <w:bottom w:val="none" w:sz="4" w:space="0" w:color="000000"/>
              <w:right w:val="none" w:sz="4" w:space="0" w:color="000000"/>
            </w:tcBorders>
            <w:vAlign w:val="center"/>
          </w:tcPr>
          <w:p w14:paraId="5903DEEE" w14:textId="77777777" w:rsidR="000A7E31" w:rsidRDefault="00000000">
            <w:pPr>
              <w:jc w:val="center"/>
            </w:pPr>
            <w:r>
              <w:t>5%</w:t>
            </w:r>
          </w:p>
        </w:tc>
        <w:tc>
          <w:tcPr>
            <w:tcW w:w="324" w:type="pct"/>
            <w:tcBorders>
              <w:top w:val="none" w:sz="4" w:space="0" w:color="000000"/>
              <w:left w:val="none" w:sz="4" w:space="0" w:color="000000"/>
              <w:bottom w:val="none" w:sz="4" w:space="0" w:color="000000"/>
              <w:right w:val="none" w:sz="4" w:space="0" w:color="000000"/>
            </w:tcBorders>
          </w:tcPr>
          <w:p w14:paraId="048C28BB" w14:textId="77777777" w:rsidR="000A7E31" w:rsidRDefault="00000000">
            <w:pPr>
              <w:jc w:val="center"/>
            </w:pPr>
            <w:r>
              <w:t>0%</w:t>
            </w:r>
          </w:p>
        </w:tc>
        <w:tc>
          <w:tcPr>
            <w:tcW w:w="325" w:type="pct"/>
            <w:tcBorders>
              <w:top w:val="none" w:sz="4" w:space="0" w:color="000000"/>
              <w:left w:val="none" w:sz="4" w:space="0" w:color="000000"/>
              <w:bottom w:val="none" w:sz="4" w:space="0" w:color="000000"/>
              <w:right w:val="none" w:sz="4" w:space="0" w:color="000000"/>
            </w:tcBorders>
          </w:tcPr>
          <w:p w14:paraId="1003405D" w14:textId="77777777" w:rsidR="000A7E31" w:rsidRDefault="000A7E31">
            <w:pPr>
              <w:jc w:val="center"/>
            </w:pPr>
          </w:p>
        </w:tc>
      </w:tr>
      <w:tr w:rsidR="000A7E31" w14:paraId="169B9016" w14:textId="77777777">
        <w:tc>
          <w:tcPr>
            <w:tcW w:w="217" w:type="pct"/>
            <w:tcBorders>
              <w:top w:val="none" w:sz="4" w:space="0" w:color="000000"/>
              <w:left w:val="none" w:sz="4" w:space="0" w:color="000000"/>
              <w:bottom w:val="none" w:sz="4" w:space="0" w:color="000000"/>
              <w:right w:val="none" w:sz="4" w:space="0" w:color="000000"/>
            </w:tcBorders>
          </w:tcPr>
          <w:p w14:paraId="222AA2D9" w14:textId="77777777" w:rsidR="000A7E31" w:rsidRDefault="000A7E31"/>
        </w:tc>
        <w:tc>
          <w:tcPr>
            <w:tcW w:w="2439" w:type="pct"/>
            <w:tcBorders>
              <w:top w:val="none" w:sz="4" w:space="0" w:color="000000"/>
              <w:left w:val="none" w:sz="4" w:space="0" w:color="000000"/>
              <w:bottom w:val="none" w:sz="4" w:space="0" w:color="000000"/>
              <w:right w:val="none" w:sz="4" w:space="0" w:color="000000"/>
            </w:tcBorders>
            <w:vAlign w:val="center"/>
          </w:tcPr>
          <w:p w14:paraId="58B627D0" w14:textId="77777777" w:rsidR="000A7E31" w:rsidRDefault="00000000">
            <w:r>
              <w:t>5xAM + G</w:t>
            </w:r>
            <w:r>
              <w:rPr>
                <w:rStyle w:val="box"/>
              </w:rPr>
              <w:t>×</w:t>
            </w:r>
            <w:r>
              <w:t>E</w:t>
            </w:r>
            <w:r>
              <w:rPr>
                <w:rFonts w:asciiTheme="majorHAnsi" w:hAnsiTheme="majorHAnsi" w:cstheme="majorHAnsi"/>
                <w:vertAlign w:val="superscript"/>
              </w:rPr>
              <w:t>†‡</w:t>
            </w:r>
            <w:r>
              <w:rPr>
                <w:vertAlign w:val="superscript"/>
              </w:rPr>
              <w:t>⁑</w:t>
            </w:r>
          </w:p>
        </w:tc>
        <w:tc>
          <w:tcPr>
            <w:tcW w:w="396" w:type="pct"/>
            <w:tcBorders>
              <w:top w:val="none" w:sz="4" w:space="0" w:color="000000"/>
              <w:left w:val="none" w:sz="4" w:space="0" w:color="000000"/>
              <w:bottom w:val="none" w:sz="4" w:space="0" w:color="000000"/>
              <w:right w:val="none" w:sz="4" w:space="0" w:color="000000"/>
            </w:tcBorders>
            <w:vAlign w:val="center"/>
          </w:tcPr>
          <w:p w14:paraId="5F222D41" w14:textId="77777777" w:rsidR="000A7E31" w:rsidRDefault="00000000">
            <w:pPr>
              <w:jc w:val="center"/>
            </w:pPr>
            <w:r>
              <w:t>5</w:t>
            </w:r>
          </w:p>
        </w:tc>
        <w:tc>
          <w:tcPr>
            <w:tcW w:w="289" w:type="pct"/>
            <w:tcBorders>
              <w:top w:val="none" w:sz="4" w:space="0" w:color="000000"/>
              <w:left w:val="none" w:sz="4" w:space="0" w:color="000000"/>
              <w:bottom w:val="none" w:sz="4" w:space="0" w:color="000000"/>
              <w:right w:val="none" w:sz="4" w:space="0" w:color="000000"/>
            </w:tcBorders>
            <w:vAlign w:val="center"/>
          </w:tcPr>
          <w:p w14:paraId="3D2EF686" w14:textId="77777777" w:rsidR="000A7E31" w:rsidRDefault="00000000">
            <w:pPr>
              <w:jc w:val="center"/>
            </w:pPr>
            <w:r>
              <w:t>0.2</w:t>
            </w:r>
          </w:p>
        </w:tc>
        <w:tc>
          <w:tcPr>
            <w:tcW w:w="432" w:type="pct"/>
            <w:tcBorders>
              <w:top w:val="none" w:sz="4" w:space="0" w:color="000000"/>
              <w:left w:val="none" w:sz="4" w:space="0" w:color="000000"/>
              <w:bottom w:val="none" w:sz="4" w:space="0" w:color="000000"/>
              <w:right w:val="none" w:sz="4" w:space="0" w:color="000000"/>
            </w:tcBorders>
            <w:vAlign w:val="center"/>
          </w:tcPr>
          <w:p w14:paraId="4DB43956" w14:textId="77777777" w:rsidR="000A7E31" w:rsidRDefault="00000000">
            <w:pPr>
              <w:jc w:val="center"/>
            </w:pPr>
            <w:r>
              <w:t>50%</w:t>
            </w:r>
          </w:p>
        </w:tc>
        <w:tc>
          <w:tcPr>
            <w:tcW w:w="285" w:type="pct"/>
            <w:tcBorders>
              <w:top w:val="none" w:sz="4" w:space="0" w:color="000000"/>
              <w:left w:val="none" w:sz="4" w:space="0" w:color="000000"/>
              <w:bottom w:val="none" w:sz="4" w:space="0" w:color="000000"/>
              <w:right w:val="none" w:sz="4" w:space="0" w:color="000000"/>
            </w:tcBorders>
            <w:vAlign w:val="center"/>
          </w:tcPr>
          <w:p w14:paraId="16087D19" w14:textId="77777777" w:rsidR="000A7E31" w:rsidRDefault="00000000">
            <w:pPr>
              <w:jc w:val="center"/>
            </w:pPr>
            <w:r>
              <w:t>45%</w:t>
            </w:r>
          </w:p>
        </w:tc>
        <w:tc>
          <w:tcPr>
            <w:tcW w:w="293" w:type="pct"/>
            <w:tcBorders>
              <w:top w:val="none" w:sz="4" w:space="0" w:color="000000"/>
              <w:left w:val="none" w:sz="4" w:space="0" w:color="000000"/>
              <w:bottom w:val="none" w:sz="4" w:space="0" w:color="000000"/>
              <w:right w:val="none" w:sz="4" w:space="0" w:color="000000"/>
            </w:tcBorders>
            <w:vAlign w:val="center"/>
          </w:tcPr>
          <w:p w14:paraId="5EB3EE4A" w14:textId="77777777" w:rsidR="000A7E31" w:rsidRDefault="00000000">
            <w:pPr>
              <w:jc w:val="center"/>
            </w:pPr>
            <w:r>
              <w:t>0%</w:t>
            </w:r>
          </w:p>
        </w:tc>
        <w:tc>
          <w:tcPr>
            <w:tcW w:w="324" w:type="pct"/>
            <w:tcBorders>
              <w:top w:val="none" w:sz="4" w:space="0" w:color="000000"/>
              <w:left w:val="none" w:sz="4" w:space="0" w:color="000000"/>
              <w:bottom w:val="none" w:sz="4" w:space="0" w:color="000000"/>
              <w:right w:val="none" w:sz="4" w:space="0" w:color="000000"/>
            </w:tcBorders>
            <w:vAlign w:val="center"/>
          </w:tcPr>
          <w:p w14:paraId="37C96E4A" w14:textId="77777777" w:rsidR="000A7E31" w:rsidRDefault="00000000">
            <w:pPr>
              <w:jc w:val="center"/>
            </w:pPr>
            <w:r>
              <w:t>5%</w:t>
            </w:r>
          </w:p>
        </w:tc>
        <w:tc>
          <w:tcPr>
            <w:tcW w:w="325" w:type="pct"/>
            <w:tcBorders>
              <w:top w:val="none" w:sz="4" w:space="0" w:color="000000"/>
              <w:left w:val="none" w:sz="4" w:space="0" w:color="000000"/>
              <w:bottom w:val="none" w:sz="4" w:space="0" w:color="000000"/>
              <w:right w:val="none" w:sz="4" w:space="0" w:color="000000"/>
            </w:tcBorders>
          </w:tcPr>
          <w:p w14:paraId="4598EBD1" w14:textId="77777777" w:rsidR="000A7E31" w:rsidRDefault="000A7E31">
            <w:pPr>
              <w:jc w:val="center"/>
            </w:pPr>
          </w:p>
        </w:tc>
      </w:tr>
      <w:tr w:rsidR="000A7E31" w14:paraId="26C4F0AA" w14:textId="77777777">
        <w:tc>
          <w:tcPr>
            <w:tcW w:w="217" w:type="pct"/>
            <w:tcBorders>
              <w:top w:val="none" w:sz="4" w:space="0" w:color="000000"/>
              <w:left w:val="none" w:sz="4" w:space="0" w:color="000000"/>
              <w:bottom w:val="none" w:sz="4" w:space="0" w:color="000000"/>
              <w:right w:val="none" w:sz="4" w:space="0" w:color="000000"/>
            </w:tcBorders>
          </w:tcPr>
          <w:p w14:paraId="68F369B1" w14:textId="77777777" w:rsidR="000A7E31" w:rsidRDefault="000A7E31"/>
        </w:tc>
        <w:tc>
          <w:tcPr>
            <w:tcW w:w="2439" w:type="pct"/>
            <w:tcBorders>
              <w:top w:val="none" w:sz="4" w:space="0" w:color="000000"/>
              <w:left w:val="none" w:sz="4" w:space="0" w:color="000000"/>
              <w:bottom w:val="none" w:sz="4" w:space="0" w:color="000000"/>
              <w:right w:val="none" w:sz="4" w:space="0" w:color="000000"/>
            </w:tcBorders>
            <w:vAlign w:val="center"/>
          </w:tcPr>
          <w:p w14:paraId="5D2A9300" w14:textId="77777777" w:rsidR="000A7E31" w:rsidRDefault="00000000">
            <w:r>
              <w:t>5xAM + VT + G</w:t>
            </w:r>
            <w:r>
              <w:rPr>
                <w:rStyle w:val="box"/>
              </w:rPr>
              <w:t>×</w:t>
            </w:r>
            <w:r>
              <w:t>E</w:t>
            </w:r>
            <w:r>
              <w:rPr>
                <w:rFonts w:asciiTheme="majorHAnsi" w:hAnsiTheme="majorHAnsi" w:cstheme="majorHAnsi"/>
                <w:vertAlign w:val="superscript"/>
              </w:rPr>
              <w:t>†‡</w:t>
            </w:r>
          </w:p>
        </w:tc>
        <w:tc>
          <w:tcPr>
            <w:tcW w:w="396" w:type="pct"/>
            <w:tcBorders>
              <w:top w:val="none" w:sz="4" w:space="0" w:color="000000"/>
              <w:left w:val="none" w:sz="4" w:space="0" w:color="000000"/>
              <w:bottom w:val="none" w:sz="4" w:space="0" w:color="000000"/>
              <w:right w:val="none" w:sz="4" w:space="0" w:color="000000"/>
            </w:tcBorders>
            <w:vAlign w:val="center"/>
          </w:tcPr>
          <w:p w14:paraId="45564FD3" w14:textId="77777777" w:rsidR="000A7E31" w:rsidRDefault="00000000">
            <w:pPr>
              <w:jc w:val="center"/>
            </w:pPr>
            <w:r>
              <w:t>5</w:t>
            </w:r>
          </w:p>
        </w:tc>
        <w:tc>
          <w:tcPr>
            <w:tcW w:w="289" w:type="pct"/>
            <w:tcBorders>
              <w:top w:val="none" w:sz="4" w:space="0" w:color="000000"/>
              <w:left w:val="none" w:sz="4" w:space="0" w:color="000000"/>
              <w:bottom w:val="none" w:sz="4" w:space="0" w:color="000000"/>
              <w:right w:val="none" w:sz="4" w:space="0" w:color="000000"/>
            </w:tcBorders>
            <w:vAlign w:val="center"/>
          </w:tcPr>
          <w:p w14:paraId="1B412FEA" w14:textId="77777777" w:rsidR="000A7E31" w:rsidRDefault="00000000">
            <w:pPr>
              <w:jc w:val="center"/>
            </w:pPr>
            <w:r>
              <w:t>0.2</w:t>
            </w:r>
          </w:p>
        </w:tc>
        <w:tc>
          <w:tcPr>
            <w:tcW w:w="432" w:type="pct"/>
            <w:tcBorders>
              <w:top w:val="none" w:sz="4" w:space="0" w:color="000000"/>
              <w:left w:val="none" w:sz="4" w:space="0" w:color="000000"/>
              <w:bottom w:val="none" w:sz="4" w:space="0" w:color="000000"/>
              <w:right w:val="none" w:sz="4" w:space="0" w:color="000000"/>
            </w:tcBorders>
            <w:vAlign w:val="center"/>
          </w:tcPr>
          <w:p w14:paraId="2ED7EAD1" w14:textId="77777777" w:rsidR="000A7E31" w:rsidRDefault="00000000">
            <w:pPr>
              <w:jc w:val="center"/>
            </w:pPr>
            <w:r>
              <w:t>50%</w:t>
            </w:r>
          </w:p>
        </w:tc>
        <w:tc>
          <w:tcPr>
            <w:tcW w:w="285" w:type="pct"/>
            <w:tcBorders>
              <w:top w:val="none" w:sz="4" w:space="0" w:color="000000"/>
              <w:left w:val="none" w:sz="4" w:space="0" w:color="000000"/>
              <w:bottom w:val="none" w:sz="4" w:space="0" w:color="000000"/>
              <w:right w:val="none" w:sz="4" w:space="0" w:color="000000"/>
            </w:tcBorders>
            <w:vAlign w:val="center"/>
          </w:tcPr>
          <w:p w14:paraId="2C58205B" w14:textId="77777777" w:rsidR="000A7E31" w:rsidRDefault="00000000">
            <w:pPr>
              <w:jc w:val="center"/>
            </w:pPr>
            <w:r>
              <w:t>40%</w:t>
            </w:r>
          </w:p>
        </w:tc>
        <w:tc>
          <w:tcPr>
            <w:tcW w:w="293" w:type="pct"/>
            <w:tcBorders>
              <w:top w:val="none" w:sz="4" w:space="0" w:color="000000"/>
              <w:left w:val="none" w:sz="4" w:space="0" w:color="000000"/>
              <w:bottom w:val="none" w:sz="4" w:space="0" w:color="000000"/>
              <w:right w:val="none" w:sz="4" w:space="0" w:color="000000"/>
            </w:tcBorders>
            <w:vAlign w:val="center"/>
          </w:tcPr>
          <w:p w14:paraId="4BDE0106" w14:textId="77777777" w:rsidR="000A7E31" w:rsidRDefault="00000000">
            <w:pPr>
              <w:jc w:val="center"/>
            </w:pPr>
            <w:r>
              <w:t>5%</w:t>
            </w:r>
          </w:p>
        </w:tc>
        <w:tc>
          <w:tcPr>
            <w:tcW w:w="324" w:type="pct"/>
            <w:tcBorders>
              <w:top w:val="none" w:sz="4" w:space="0" w:color="000000"/>
              <w:left w:val="none" w:sz="4" w:space="0" w:color="000000"/>
              <w:bottom w:val="none" w:sz="4" w:space="0" w:color="000000"/>
              <w:right w:val="none" w:sz="4" w:space="0" w:color="000000"/>
            </w:tcBorders>
            <w:vAlign w:val="center"/>
          </w:tcPr>
          <w:p w14:paraId="1EDA2557" w14:textId="77777777" w:rsidR="000A7E31" w:rsidRDefault="00000000">
            <w:pPr>
              <w:jc w:val="center"/>
            </w:pPr>
            <w:r>
              <w:t>5%</w:t>
            </w:r>
          </w:p>
        </w:tc>
        <w:tc>
          <w:tcPr>
            <w:tcW w:w="325" w:type="pct"/>
            <w:tcBorders>
              <w:top w:val="none" w:sz="4" w:space="0" w:color="000000"/>
              <w:left w:val="none" w:sz="4" w:space="0" w:color="000000"/>
              <w:bottom w:val="none" w:sz="4" w:space="0" w:color="000000"/>
              <w:right w:val="none" w:sz="4" w:space="0" w:color="000000"/>
            </w:tcBorders>
          </w:tcPr>
          <w:p w14:paraId="31D72C22" w14:textId="77777777" w:rsidR="000A7E31" w:rsidRDefault="000A7E31">
            <w:pPr>
              <w:jc w:val="center"/>
            </w:pPr>
          </w:p>
        </w:tc>
      </w:tr>
      <w:tr w:rsidR="000A7E31" w14:paraId="5A23D8DF" w14:textId="77777777">
        <w:tc>
          <w:tcPr>
            <w:tcW w:w="217" w:type="pct"/>
            <w:tcBorders>
              <w:top w:val="none" w:sz="4" w:space="0" w:color="000000"/>
              <w:left w:val="none" w:sz="4" w:space="0" w:color="000000"/>
              <w:bottom w:val="none" w:sz="4" w:space="0" w:color="000000"/>
              <w:right w:val="none" w:sz="4" w:space="0" w:color="000000"/>
            </w:tcBorders>
          </w:tcPr>
          <w:p w14:paraId="6C517B34" w14:textId="77777777" w:rsidR="000A7E31" w:rsidRDefault="000A7E31"/>
        </w:tc>
        <w:tc>
          <w:tcPr>
            <w:tcW w:w="2439" w:type="pct"/>
            <w:tcBorders>
              <w:top w:val="none" w:sz="4" w:space="0" w:color="000000"/>
              <w:left w:val="none" w:sz="4" w:space="0" w:color="000000"/>
              <w:bottom w:val="none" w:sz="4" w:space="0" w:color="000000"/>
              <w:right w:val="none" w:sz="4" w:space="0" w:color="000000"/>
            </w:tcBorders>
            <w:vAlign w:val="center"/>
          </w:tcPr>
          <w:p w14:paraId="0CF064BE" w14:textId="77777777" w:rsidR="000A7E31" w:rsidRDefault="00000000">
            <w:r>
              <w:t>5xAM + VT (20%)</w:t>
            </w:r>
            <w:r>
              <w:rPr>
                <w:vertAlign w:val="superscript"/>
              </w:rPr>
              <w:t>⁑</w:t>
            </w:r>
          </w:p>
        </w:tc>
        <w:tc>
          <w:tcPr>
            <w:tcW w:w="396" w:type="pct"/>
            <w:tcBorders>
              <w:top w:val="none" w:sz="4" w:space="0" w:color="000000"/>
              <w:left w:val="none" w:sz="4" w:space="0" w:color="000000"/>
              <w:bottom w:val="none" w:sz="4" w:space="0" w:color="000000"/>
              <w:right w:val="none" w:sz="4" w:space="0" w:color="000000"/>
            </w:tcBorders>
            <w:vAlign w:val="center"/>
          </w:tcPr>
          <w:p w14:paraId="7D558165" w14:textId="77777777" w:rsidR="000A7E31" w:rsidRDefault="00000000">
            <w:pPr>
              <w:jc w:val="center"/>
            </w:pPr>
            <w:r>
              <w:t>5</w:t>
            </w:r>
          </w:p>
        </w:tc>
        <w:tc>
          <w:tcPr>
            <w:tcW w:w="289" w:type="pct"/>
            <w:tcBorders>
              <w:top w:val="none" w:sz="4" w:space="0" w:color="000000"/>
              <w:left w:val="none" w:sz="4" w:space="0" w:color="000000"/>
              <w:bottom w:val="none" w:sz="4" w:space="0" w:color="000000"/>
              <w:right w:val="none" w:sz="4" w:space="0" w:color="000000"/>
            </w:tcBorders>
            <w:vAlign w:val="center"/>
          </w:tcPr>
          <w:p w14:paraId="5451FE9E" w14:textId="77777777" w:rsidR="000A7E31" w:rsidRDefault="00000000">
            <w:pPr>
              <w:jc w:val="center"/>
            </w:pPr>
            <w:r>
              <w:t>0.2</w:t>
            </w:r>
          </w:p>
        </w:tc>
        <w:tc>
          <w:tcPr>
            <w:tcW w:w="432" w:type="pct"/>
            <w:tcBorders>
              <w:top w:val="none" w:sz="4" w:space="0" w:color="000000"/>
              <w:left w:val="none" w:sz="4" w:space="0" w:color="000000"/>
              <w:bottom w:val="none" w:sz="4" w:space="0" w:color="000000"/>
              <w:right w:val="none" w:sz="4" w:space="0" w:color="000000"/>
            </w:tcBorders>
            <w:vAlign w:val="center"/>
          </w:tcPr>
          <w:p w14:paraId="68A1E836" w14:textId="77777777" w:rsidR="000A7E31" w:rsidRDefault="00000000">
            <w:pPr>
              <w:jc w:val="center"/>
            </w:pPr>
            <w:r>
              <w:t>50%</w:t>
            </w:r>
          </w:p>
        </w:tc>
        <w:tc>
          <w:tcPr>
            <w:tcW w:w="285" w:type="pct"/>
            <w:tcBorders>
              <w:top w:val="none" w:sz="4" w:space="0" w:color="000000"/>
              <w:left w:val="none" w:sz="4" w:space="0" w:color="000000"/>
              <w:bottom w:val="none" w:sz="4" w:space="0" w:color="000000"/>
              <w:right w:val="none" w:sz="4" w:space="0" w:color="000000"/>
            </w:tcBorders>
            <w:vAlign w:val="center"/>
          </w:tcPr>
          <w:p w14:paraId="26564047" w14:textId="77777777" w:rsidR="000A7E31" w:rsidRDefault="00000000">
            <w:pPr>
              <w:jc w:val="center"/>
            </w:pPr>
            <w:r>
              <w:t>30%</w:t>
            </w:r>
          </w:p>
        </w:tc>
        <w:tc>
          <w:tcPr>
            <w:tcW w:w="293" w:type="pct"/>
            <w:tcBorders>
              <w:top w:val="none" w:sz="4" w:space="0" w:color="000000"/>
              <w:left w:val="none" w:sz="4" w:space="0" w:color="000000"/>
              <w:bottom w:val="none" w:sz="4" w:space="0" w:color="000000"/>
              <w:right w:val="none" w:sz="4" w:space="0" w:color="000000"/>
            </w:tcBorders>
            <w:vAlign w:val="center"/>
          </w:tcPr>
          <w:p w14:paraId="55ECA368" w14:textId="77777777" w:rsidR="000A7E31" w:rsidRDefault="00000000">
            <w:pPr>
              <w:jc w:val="center"/>
            </w:pPr>
            <w:r>
              <w:t>20%</w:t>
            </w:r>
          </w:p>
        </w:tc>
        <w:tc>
          <w:tcPr>
            <w:tcW w:w="324" w:type="pct"/>
            <w:tcBorders>
              <w:top w:val="none" w:sz="4" w:space="0" w:color="000000"/>
              <w:left w:val="none" w:sz="4" w:space="0" w:color="000000"/>
              <w:bottom w:val="none" w:sz="4" w:space="0" w:color="000000"/>
              <w:right w:val="none" w:sz="4" w:space="0" w:color="000000"/>
            </w:tcBorders>
            <w:vAlign w:val="center"/>
          </w:tcPr>
          <w:p w14:paraId="7245AEC9" w14:textId="77777777" w:rsidR="000A7E31" w:rsidRDefault="00000000">
            <w:pPr>
              <w:jc w:val="center"/>
            </w:pPr>
            <w:r>
              <w:t>0%</w:t>
            </w:r>
          </w:p>
        </w:tc>
        <w:tc>
          <w:tcPr>
            <w:tcW w:w="325" w:type="pct"/>
            <w:tcBorders>
              <w:top w:val="none" w:sz="4" w:space="0" w:color="000000"/>
              <w:left w:val="none" w:sz="4" w:space="0" w:color="000000"/>
              <w:bottom w:val="none" w:sz="4" w:space="0" w:color="000000"/>
              <w:right w:val="none" w:sz="4" w:space="0" w:color="000000"/>
            </w:tcBorders>
          </w:tcPr>
          <w:p w14:paraId="764F4556" w14:textId="77777777" w:rsidR="000A7E31" w:rsidRDefault="000A7E31">
            <w:pPr>
              <w:jc w:val="center"/>
            </w:pPr>
          </w:p>
        </w:tc>
      </w:tr>
      <w:tr w:rsidR="000A7E31" w14:paraId="62269DCF" w14:textId="77777777">
        <w:tc>
          <w:tcPr>
            <w:tcW w:w="217" w:type="pct"/>
            <w:tcBorders>
              <w:top w:val="none" w:sz="4" w:space="0" w:color="000000"/>
              <w:left w:val="none" w:sz="4" w:space="0" w:color="000000"/>
              <w:bottom w:val="none" w:sz="4" w:space="0" w:color="000000"/>
              <w:right w:val="none" w:sz="4" w:space="0" w:color="000000"/>
            </w:tcBorders>
          </w:tcPr>
          <w:p w14:paraId="2C43BAC1" w14:textId="77777777" w:rsidR="000A7E31" w:rsidRDefault="000A7E31"/>
        </w:tc>
        <w:tc>
          <w:tcPr>
            <w:tcW w:w="2439" w:type="pct"/>
            <w:tcBorders>
              <w:top w:val="none" w:sz="4" w:space="0" w:color="000000"/>
              <w:left w:val="none" w:sz="4" w:space="0" w:color="000000"/>
              <w:bottom w:val="none" w:sz="4" w:space="0" w:color="000000"/>
              <w:right w:val="none" w:sz="4" w:space="0" w:color="000000"/>
            </w:tcBorders>
            <w:vAlign w:val="center"/>
          </w:tcPr>
          <w:p w14:paraId="3D604C7D" w14:textId="77777777" w:rsidR="000A7E31" w:rsidRDefault="00000000">
            <w:r>
              <w:t>5xAM + G</w:t>
            </w:r>
            <w:r>
              <w:rPr>
                <w:rStyle w:val="box"/>
              </w:rPr>
              <w:t>×</w:t>
            </w:r>
            <w:r>
              <w:t>E (20%)</w:t>
            </w:r>
            <w:r>
              <w:rPr>
                <w:vertAlign w:val="superscript"/>
              </w:rPr>
              <w:t>⁑</w:t>
            </w:r>
          </w:p>
        </w:tc>
        <w:tc>
          <w:tcPr>
            <w:tcW w:w="396" w:type="pct"/>
            <w:tcBorders>
              <w:top w:val="none" w:sz="4" w:space="0" w:color="000000"/>
              <w:left w:val="none" w:sz="4" w:space="0" w:color="000000"/>
              <w:bottom w:val="none" w:sz="4" w:space="0" w:color="000000"/>
              <w:right w:val="none" w:sz="4" w:space="0" w:color="000000"/>
            </w:tcBorders>
            <w:vAlign w:val="center"/>
          </w:tcPr>
          <w:p w14:paraId="3263311A" w14:textId="77777777" w:rsidR="000A7E31" w:rsidRDefault="00000000">
            <w:pPr>
              <w:jc w:val="center"/>
            </w:pPr>
            <w:r>
              <w:t>5</w:t>
            </w:r>
          </w:p>
        </w:tc>
        <w:tc>
          <w:tcPr>
            <w:tcW w:w="289" w:type="pct"/>
            <w:tcBorders>
              <w:top w:val="none" w:sz="4" w:space="0" w:color="000000"/>
              <w:left w:val="none" w:sz="4" w:space="0" w:color="000000"/>
              <w:bottom w:val="none" w:sz="4" w:space="0" w:color="000000"/>
              <w:right w:val="none" w:sz="4" w:space="0" w:color="000000"/>
            </w:tcBorders>
            <w:vAlign w:val="center"/>
          </w:tcPr>
          <w:p w14:paraId="225F762F" w14:textId="77777777" w:rsidR="000A7E31" w:rsidRDefault="00000000">
            <w:pPr>
              <w:jc w:val="center"/>
            </w:pPr>
            <w:r>
              <w:t>0.2</w:t>
            </w:r>
          </w:p>
        </w:tc>
        <w:tc>
          <w:tcPr>
            <w:tcW w:w="432" w:type="pct"/>
            <w:tcBorders>
              <w:top w:val="none" w:sz="4" w:space="0" w:color="000000"/>
              <w:left w:val="none" w:sz="4" w:space="0" w:color="000000"/>
              <w:bottom w:val="none" w:sz="4" w:space="0" w:color="000000"/>
              <w:right w:val="none" w:sz="4" w:space="0" w:color="000000"/>
            </w:tcBorders>
            <w:vAlign w:val="center"/>
          </w:tcPr>
          <w:p w14:paraId="4345A458" w14:textId="77777777" w:rsidR="000A7E31" w:rsidRDefault="00000000">
            <w:pPr>
              <w:jc w:val="center"/>
            </w:pPr>
            <w:r>
              <w:t>50%</w:t>
            </w:r>
          </w:p>
        </w:tc>
        <w:tc>
          <w:tcPr>
            <w:tcW w:w="285" w:type="pct"/>
            <w:tcBorders>
              <w:top w:val="none" w:sz="4" w:space="0" w:color="000000"/>
              <w:left w:val="none" w:sz="4" w:space="0" w:color="000000"/>
              <w:bottom w:val="none" w:sz="4" w:space="0" w:color="000000"/>
              <w:right w:val="none" w:sz="4" w:space="0" w:color="000000"/>
            </w:tcBorders>
            <w:vAlign w:val="center"/>
          </w:tcPr>
          <w:p w14:paraId="61BE9171" w14:textId="77777777" w:rsidR="000A7E31" w:rsidRDefault="00000000">
            <w:pPr>
              <w:jc w:val="center"/>
            </w:pPr>
            <w:r>
              <w:t>30%</w:t>
            </w:r>
          </w:p>
        </w:tc>
        <w:tc>
          <w:tcPr>
            <w:tcW w:w="293" w:type="pct"/>
            <w:tcBorders>
              <w:top w:val="none" w:sz="4" w:space="0" w:color="000000"/>
              <w:left w:val="none" w:sz="4" w:space="0" w:color="000000"/>
              <w:bottom w:val="none" w:sz="4" w:space="0" w:color="000000"/>
              <w:right w:val="none" w:sz="4" w:space="0" w:color="000000"/>
            </w:tcBorders>
            <w:vAlign w:val="center"/>
          </w:tcPr>
          <w:p w14:paraId="66DE9535" w14:textId="77777777" w:rsidR="000A7E31" w:rsidRDefault="00000000">
            <w:pPr>
              <w:jc w:val="center"/>
            </w:pPr>
            <w:r>
              <w:t>0%</w:t>
            </w:r>
          </w:p>
        </w:tc>
        <w:tc>
          <w:tcPr>
            <w:tcW w:w="324" w:type="pct"/>
            <w:tcBorders>
              <w:top w:val="none" w:sz="4" w:space="0" w:color="000000"/>
              <w:left w:val="none" w:sz="4" w:space="0" w:color="000000"/>
              <w:bottom w:val="none" w:sz="4" w:space="0" w:color="000000"/>
              <w:right w:val="none" w:sz="4" w:space="0" w:color="000000"/>
            </w:tcBorders>
            <w:vAlign w:val="center"/>
          </w:tcPr>
          <w:p w14:paraId="040F0772" w14:textId="77777777" w:rsidR="000A7E31" w:rsidRDefault="00000000">
            <w:pPr>
              <w:jc w:val="center"/>
            </w:pPr>
            <w:r>
              <w:t>20%</w:t>
            </w:r>
          </w:p>
        </w:tc>
        <w:tc>
          <w:tcPr>
            <w:tcW w:w="325" w:type="pct"/>
            <w:tcBorders>
              <w:top w:val="none" w:sz="4" w:space="0" w:color="000000"/>
              <w:left w:val="none" w:sz="4" w:space="0" w:color="000000"/>
              <w:bottom w:val="none" w:sz="4" w:space="0" w:color="000000"/>
              <w:right w:val="none" w:sz="4" w:space="0" w:color="000000"/>
            </w:tcBorders>
          </w:tcPr>
          <w:p w14:paraId="4F9D5730" w14:textId="77777777" w:rsidR="000A7E31" w:rsidRDefault="000A7E31">
            <w:pPr>
              <w:jc w:val="center"/>
            </w:pPr>
          </w:p>
        </w:tc>
      </w:tr>
      <w:tr w:rsidR="000A7E31" w14:paraId="027170A3" w14:textId="77777777">
        <w:tc>
          <w:tcPr>
            <w:tcW w:w="217" w:type="pct"/>
            <w:tcBorders>
              <w:top w:val="none" w:sz="4" w:space="0" w:color="000000"/>
              <w:left w:val="none" w:sz="4" w:space="0" w:color="000000"/>
              <w:bottom w:val="none" w:sz="4" w:space="0" w:color="000000"/>
              <w:right w:val="none" w:sz="4" w:space="0" w:color="000000"/>
            </w:tcBorders>
          </w:tcPr>
          <w:p w14:paraId="7E80F213" w14:textId="77777777" w:rsidR="000A7E31" w:rsidRDefault="000A7E31"/>
        </w:tc>
        <w:tc>
          <w:tcPr>
            <w:tcW w:w="2439" w:type="pct"/>
            <w:tcBorders>
              <w:top w:val="none" w:sz="4" w:space="0" w:color="000000"/>
              <w:left w:val="none" w:sz="4" w:space="0" w:color="000000"/>
              <w:bottom w:val="none" w:sz="4" w:space="0" w:color="000000"/>
              <w:right w:val="none" w:sz="4" w:space="0" w:color="000000"/>
            </w:tcBorders>
            <w:vAlign w:val="center"/>
          </w:tcPr>
          <w:p w14:paraId="33D3C7FA" w14:textId="77777777" w:rsidR="000A7E31" w:rsidRDefault="00000000">
            <w:r>
              <w:t>5xAM + VT (5%) + G</w:t>
            </w:r>
            <w:r>
              <w:rPr>
                <w:rStyle w:val="box"/>
              </w:rPr>
              <w:t>×</w:t>
            </w:r>
            <w:r>
              <w:t>E (20%)</w:t>
            </w:r>
            <w:r>
              <w:rPr>
                <w:vertAlign w:val="superscript"/>
              </w:rPr>
              <w:t>⁑</w:t>
            </w:r>
          </w:p>
        </w:tc>
        <w:tc>
          <w:tcPr>
            <w:tcW w:w="396" w:type="pct"/>
            <w:tcBorders>
              <w:top w:val="none" w:sz="4" w:space="0" w:color="000000"/>
              <w:left w:val="none" w:sz="4" w:space="0" w:color="000000"/>
              <w:bottom w:val="none" w:sz="4" w:space="0" w:color="000000"/>
              <w:right w:val="none" w:sz="4" w:space="0" w:color="000000"/>
            </w:tcBorders>
            <w:vAlign w:val="center"/>
          </w:tcPr>
          <w:p w14:paraId="5EAB8C13" w14:textId="77777777" w:rsidR="000A7E31" w:rsidRDefault="00000000">
            <w:pPr>
              <w:jc w:val="center"/>
            </w:pPr>
            <w:r>
              <w:t>5</w:t>
            </w:r>
          </w:p>
        </w:tc>
        <w:tc>
          <w:tcPr>
            <w:tcW w:w="289" w:type="pct"/>
            <w:tcBorders>
              <w:top w:val="none" w:sz="4" w:space="0" w:color="000000"/>
              <w:left w:val="none" w:sz="4" w:space="0" w:color="000000"/>
              <w:bottom w:val="none" w:sz="4" w:space="0" w:color="000000"/>
              <w:right w:val="none" w:sz="4" w:space="0" w:color="000000"/>
            </w:tcBorders>
            <w:vAlign w:val="center"/>
          </w:tcPr>
          <w:p w14:paraId="76298EF7" w14:textId="77777777" w:rsidR="000A7E31" w:rsidRDefault="00000000">
            <w:pPr>
              <w:jc w:val="center"/>
            </w:pPr>
            <w:r>
              <w:t>0.2</w:t>
            </w:r>
          </w:p>
        </w:tc>
        <w:tc>
          <w:tcPr>
            <w:tcW w:w="432" w:type="pct"/>
            <w:tcBorders>
              <w:top w:val="none" w:sz="4" w:space="0" w:color="000000"/>
              <w:left w:val="none" w:sz="4" w:space="0" w:color="000000"/>
              <w:bottom w:val="none" w:sz="4" w:space="0" w:color="000000"/>
              <w:right w:val="none" w:sz="4" w:space="0" w:color="000000"/>
            </w:tcBorders>
            <w:vAlign w:val="center"/>
          </w:tcPr>
          <w:p w14:paraId="335E804F" w14:textId="77777777" w:rsidR="000A7E31" w:rsidRDefault="00000000">
            <w:pPr>
              <w:jc w:val="center"/>
            </w:pPr>
            <w:r>
              <w:t>50%</w:t>
            </w:r>
          </w:p>
        </w:tc>
        <w:tc>
          <w:tcPr>
            <w:tcW w:w="285" w:type="pct"/>
            <w:tcBorders>
              <w:top w:val="none" w:sz="4" w:space="0" w:color="000000"/>
              <w:left w:val="none" w:sz="4" w:space="0" w:color="000000"/>
              <w:bottom w:val="none" w:sz="4" w:space="0" w:color="000000"/>
              <w:right w:val="none" w:sz="4" w:space="0" w:color="000000"/>
            </w:tcBorders>
            <w:vAlign w:val="center"/>
          </w:tcPr>
          <w:p w14:paraId="4B6D23CD" w14:textId="77777777" w:rsidR="000A7E31" w:rsidRDefault="00000000">
            <w:pPr>
              <w:jc w:val="center"/>
            </w:pPr>
            <w:r>
              <w:t>25%</w:t>
            </w:r>
          </w:p>
        </w:tc>
        <w:tc>
          <w:tcPr>
            <w:tcW w:w="293" w:type="pct"/>
            <w:tcBorders>
              <w:top w:val="none" w:sz="4" w:space="0" w:color="000000"/>
              <w:left w:val="none" w:sz="4" w:space="0" w:color="000000"/>
              <w:bottom w:val="none" w:sz="4" w:space="0" w:color="000000"/>
              <w:right w:val="none" w:sz="4" w:space="0" w:color="000000"/>
            </w:tcBorders>
            <w:vAlign w:val="center"/>
          </w:tcPr>
          <w:p w14:paraId="350345CB" w14:textId="77777777" w:rsidR="000A7E31" w:rsidRDefault="00000000">
            <w:pPr>
              <w:jc w:val="center"/>
            </w:pPr>
            <w:r>
              <w:t>5%</w:t>
            </w:r>
          </w:p>
        </w:tc>
        <w:tc>
          <w:tcPr>
            <w:tcW w:w="324" w:type="pct"/>
            <w:tcBorders>
              <w:top w:val="none" w:sz="4" w:space="0" w:color="000000"/>
              <w:left w:val="none" w:sz="4" w:space="0" w:color="000000"/>
              <w:bottom w:val="none" w:sz="4" w:space="0" w:color="000000"/>
              <w:right w:val="none" w:sz="4" w:space="0" w:color="000000"/>
            </w:tcBorders>
            <w:vAlign w:val="center"/>
          </w:tcPr>
          <w:p w14:paraId="599939D0" w14:textId="77777777" w:rsidR="000A7E31" w:rsidRDefault="00000000">
            <w:pPr>
              <w:jc w:val="center"/>
            </w:pPr>
            <w:r>
              <w:t>20%</w:t>
            </w:r>
          </w:p>
        </w:tc>
        <w:tc>
          <w:tcPr>
            <w:tcW w:w="325" w:type="pct"/>
            <w:tcBorders>
              <w:top w:val="none" w:sz="4" w:space="0" w:color="000000"/>
              <w:left w:val="none" w:sz="4" w:space="0" w:color="000000"/>
              <w:bottom w:val="none" w:sz="4" w:space="0" w:color="000000"/>
              <w:right w:val="none" w:sz="4" w:space="0" w:color="000000"/>
            </w:tcBorders>
          </w:tcPr>
          <w:p w14:paraId="664BBBD3" w14:textId="77777777" w:rsidR="000A7E31" w:rsidRDefault="000A7E31">
            <w:pPr>
              <w:jc w:val="center"/>
            </w:pPr>
          </w:p>
        </w:tc>
      </w:tr>
      <w:tr w:rsidR="000A7E31" w14:paraId="4010C210" w14:textId="77777777">
        <w:tc>
          <w:tcPr>
            <w:tcW w:w="217" w:type="pct"/>
            <w:tcBorders>
              <w:top w:val="none" w:sz="4" w:space="0" w:color="000000"/>
              <w:left w:val="none" w:sz="4" w:space="0" w:color="000000"/>
              <w:bottom w:val="none" w:sz="4" w:space="0" w:color="000000"/>
              <w:right w:val="none" w:sz="4" w:space="0" w:color="000000"/>
            </w:tcBorders>
          </w:tcPr>
          <w:p w14:paraId="54FACEAB" w14:textId="77777777" w:rsidR="000A7E31" w:rsidRDefault="000A7E31"/>
        </w:tc>
        <w:tc>
          <w:tcPr>
            <w:tcW w:w="2439" w:type="pct"/>
            <w:tcBorders>
              <w:top w:val="none" w:sz="4" w:space="0" w:color="000000"/>
              <w:left w:val="none" w:sz="4" w:space="0" w:color="000000"/>
              <w:bottom w:val="none" w:sz="4" w:space="0" w:color="000000"/>
              <w:right w:val="none" w:sz="4" w:space="0" w:color="000000"/>
            </w:tcBorders>
            <w:vAlign w:val="center"/>
          </w:tcPr>
          <w:p w14:paraId="34D74B78" w14:textId="77777777" w:rsidR="000A7E31" w:rsidRDefault="00000000">
            <w:r>
              <w:t>5xAM + VT (20%) + G</w:t>
            </w:r>
            <w:r>
              <w:rPr>
                <w:rStyle w:val="box"/>
              </w:rPr>
              <w:t>×</w:t>
            </w:r>
            <w:r>
              <w:t>E (5%)</w:t>
            </w:r>
            <w:r>
              <w:rPr>
                <w:vertAlign w:val="superscript"/>
              </w:rPr>
              <w:t>⁑</w:t>
            </w:r>
          </w:p>
        </w:tc>
        <w:tc>
          <w:tcPr>
            <w:tcW w:w="396" w:type="pct"/>
            <w:tcBorders>
              <w:top w:val="none" w:sz="4" w:space="0" w:color="000000"/>
              <w:left w:val="none" w:sz="4" w:space="0" w:color="000000"/>
              <w:bottom w:val="none" w:sz="4" w:space="0" w:color="000000"/>
              <w:right w:val="none" w:sz="4" w:space="0" w:color="000000"/>
            </w:tcBorders>
            <w:vAlign w:val="center"/>
          </w:tcPr>
          <w:p w14:paraId="427700CD" w14:textId="77777777" w:rsidR="000A7E31" w:rsidRDefault="00000000">
            <w:pPr>
              <w:jc w:val="center"/>
            </w:pPr>
            <w:r>
              <w:t>5</w:t>
            </w:r>
          </w:p>
        </w:tc>
        <w:tc>
          <w:tcPr>
            <w:tcW w:w="289" w:type="pct"/>
            <w:tcBorders>
              <w:top w:val="none" w:sz="4" w:space="0" w:color="000000"/>
              <w:left w:val="none" w:sz="4" w:space="0" w:color="000000"/>
              <w:bottom w:val="none" w:sz="4" w:space="0" w:color="000000"/>
              <w:right w:val="none" w:sz="4" w:space="0" w:color="000000"/>
            </w:tcBorders>
            <w:vAlign w:val="center"/>
          </w:tcPr>
          <w:p w14:paraId="6A6699E1" w14:textId="77777777" w:rsidR="000A7E31" w:rsidRDefault="00000000">
            <w:pPr>
              <w:jc w:val="center"/>
            </w:pPr>
            <w:r>
              <w:t>0.2</w:t>
            </w:r>
          </w:p>
        </w:tc>
        <w:tc>
          <w:tcPr>
            <w:tcW w:w="432" w:type="pct"/>
            <w:tcBorders>
              <w:top w:val="none" w:sz="4" w:space="0" w:color="000000"/>
              <w:left w:val="none" w:sz="4" w:space="0" w:color="000000"/>
              <w:bottom w:val="none" w:sz="4" w:space="0" w:color="000000"/>
              <w:right w:val="none" w:sz="4" w:space="0" w:color="000000"/>
            </w:tcBorders>
            <w:vAlign w:val="center"/>
          </w:tcPr>
          <w:p w14:paraId="7D2A2BAB" w14:textId="77777777" w:rsidR="000A7E31" w:rsidRDefault="00000000">
            <w:pPr>
              <w:jc w:val="center"/>
            </w:pPr>
            <w:r>
              <w:t>50%</w:t>
            </w:r>
          </w:p>
        </w:tc>
        <w:tc>
          <w:tcPr>
            <w:tcW w:w="285" w:type="pct"/>
            <w:tcBorders>
              <w:top w:val="none" w:sz="4" w:space="0" w:color="000000"/>
              <w:left w:val="none" w:sz="4" w:space="0" w:color="000000"/>
              <w:bottom w:val="none" w:sz="4" w:space="0" w:color="000000"/>
              <w:right w:val="none" w:sz="4" w:space="0" w:color="000000"/>
            </w:tcBorders>
            <w:vAlign w:val="center"/>
          </w:tcPr>
          <w:p w14:paraId="55DA44A4" w14:textId="77777777" w:rsidR="000A7E31" w:rsidRDefault="00000000">
            <w:pPr>
              <w:jc w:val="center"/>
            </w:pPr>
            <w:r>
              <w:t>25%</w:t>
            </w:r>
          </w:p>
        </w:tc>
        <w:tc>
          <w:tcPr>
            <w:tcW w:w="293" w:type="pct"/>
            <w:tcBorders>
              <w:top w:val="none" w:sz="4" w:space="0" w:color="000000"/>
              <w:left w:val="none" w:sz="4" w:space="0" w:color="000000"/>
              <w:bottom w:val="none" w:sz="4" w:space="0" w:color="000000"/>
              <w:right w:val="none" w:sz="4" w:space="0" w:color="000000"/>
            </w:tcBorders>
            <w:vAlign w:val="center"/>
          </w:tcPr>
          <w:p w14:paraId="31883BCB" w14:textId="77777777" w:rsidR="000A7E31" w:rsidRDefault="00000000">
            <w:pPr>
              <w:jc w:val="center"/>
            </w:pPr>
            <w:r>
              <w:t>20%</w:t>
            </w:r>
          </w:p>
        </w:tc>
        <w:tc>
          <w:tcPr>
            <w:tcW w:w="324" w:type="pct"/>
            <w:tcBorders>
              <w:top w:val="none" w:sz="4" w:space="0" w:color="000000"/>
              <w:left w:val="none" w:sz="4" w:space="0" w:color="000000"/>
              <w:bottom w:val="none" w:sz="4" w:space="0" w:color="000000"/>
              <w:right w:val="none" w:sz="4" w:space="0" w:color="000000"/>
            </w:tcBorders>
            <w:vAlign w:val="center"/>
          </w:tcPr>
          <w:p w14:paraId="526AAA05" w14:textId="77777777" w:rsidR="000A7E31" w:rsidRDefault="00000000">
            <w:pPr>
              <w:jc w:val="center"/>
            </w:pPr>
            <w:r>
              <w:t>5%</w:t>
            </w:r>
          </w:p>
        </w:tc>
        <w:tc>
          <w:tcPr>
            <w:tcW w:w="325" w:type="pct"/>
            <w:tcBorders>
              <w:top w:val="none" w:sz="4" w:space="0" w:color="000000"/>
              <w:left w:val="none" w:sz="4" w:space="0" w:color="000000"/>
              <w:bottom w:val="none" w:sz="4" w:space="0" w:color="000000"/>
              <w:right w:val="none" w:sz="4" w:space="0" w:color="000000"/>
            </w:tcBorders>
          </w:tcPr>
          <w:p w14:paraId="61096266" w14:textId="77777777" w:rsidR="000A7E31" w:rsidRDefault="000A7E31">
            <w:pPr>
              <w:jc w:val="center"/>
            </w:pPr>
          </w:p>
        </w:tc>
      </w:tr>
      <w:tr w:rsidR="000A7E31" w14:paraId="793DF88D" w14:textId="77777777">
        <w:tc>
          <w:tcPr>
            <w:tcW w:w="217" w:type="pct"/>
            <w:tcBorders>
              <w:top w:val="none" w:sz="4" w:space="0" w:color="000000"/>
              <w:left w:val="none" w:sz="4" w:space="0" w:color="000000"/>
              <w:bottom w:val="none" w:sz="4" w:space="0" w:color="000000"/>
              <w:right w:val="none" w:sz="4" w:space="0" w:color="000000"/>
            </w:tcBorders>
          </w:tcPr>
          <w:p w14:paraId="5DF1C5F0" w14:textId="77777777" w:rsidR="000A7E31" w:rsidRDefault="000A7E31"/>
        </w:tc>
        <w:tc>
          <w:tcPr>
            <w:tcW w:w="2439" w:type="pct"/>
            <w:tcBorders>
              <w:top w:val="none" w:sz="4" w:space="0" w:color="000000"/>
              <w:left w:val="none" w:sz="4" w:space="0" w:color="000000"/>
              <w:bottom w:val="single" w:sz="4" w:space="0" w:color="auto"/>
              <w:right w:val="none" w:sz="4" w:space="0" w:color="000000"/>
            </w:tcBorders>
            <w:vAlign w:val="center"/>
          </w:tcPr>
          <w:p w14:paraId="1F437822" w14:textId="77777777" w:rsidR="000A7E31" w:rsidRDefault="00000000">
            <w:r>
              <w:t>5xAM + VT (20%) + G</w:t>
            </w:r>
            <w:r>
              <w:rPr>
                <w:rStyle w:val="box"/>
              </w:rPr>
              <w:t>×</w:t>
            </w:r>
            <w:r>
              <w:t>E (20%)</w:t>
            </w:r>
            <w:r>
              <w:rPr>
                <w:vertAlign w:val="superscript"/>
              </w:rPr>
              <w:t>⁑</w:t>
            </w:r>
          </w:p>
        </w:tc>
        <w:tc>
          <w:tcPr>
            <w:tcW w:w="396" w:type="pct"/>
            <w:tcBorders>
              <w:top w:val="none" w:sz="4" w:space="0" w:color="000000"/>
              <w:left w:val="none" w:sz="4" w:space="0" w:color="000000"/>
              <w:bottom w:val="single" w:sz="4" w:space="0" w:color="auto"/>
              <w:right w:val="none" w:sz="4" w:space="0" w:color="000000"/>
            </w:tcBorders>
            <w:vAlign w:val="center"/>
          </w:tcPr>
          <w:p w14:paraId="7A64720F" w14:textId="77777777" w:rsidR="000A7E31" w:rsidRDefault="00000000">
            <w:pPr>
              <w:jc w:val="center"/>
            </w:pPr>
            <w:r>
              <w:t>5</w:t>
            </w:r>
          </w:p>
        </w:tc>
        <w:tc>
          <w:tcPr>
            <w:tcW w:w="289" w:type="pct"/>
            <w:tcBorders>
              <w:top w:val="none" w:sz="4" w:space="0" w:color="000000"/>
              <w:left w:val="none" w:sz="4" w:space="0" w:color="000000"/>
              <w:bottom w:val="single" w:sz="4" w:space="0" w:color="auto"/>
              <w:right w:val="none" w:sz="4" w:space="0" w:color="000000"/>
            </w:tcBorders>
            <w:vAlign w:val="center"/>
          </w:tcPr>
          <w:p w14:paraId="7A78B51D" w14:textId="77777777" w:rsidR="000A7E31" w:rsidRDefault="00000000">
            <w:pPr>
              <w:jc w:val="center"/>
            </w:pPr>
            <w:r>
              <w:t>0.2</w:t>
            </w:r>
          </w:p>
        </w:tc>
        <w:tc>
          <w:tcPr>
            <w:tcW w:w="432" w:type="pct"/>
            <w:tcBorders>
              <w:top w:val="none" w:sz="4" w:space="0" w:color="000000"/>
              <w:left w:val="none" w:sz="4" w:space="0" w:color="000000"/>
              <w:bottom w:val="single" w:sz="4" w:space="0" w:color="auto"/>
              <w:right w:val="none" w:sz="4" w:space="0" w:color="000000"/>
            </w:tcBorders>
            <w:vAlign w:val="center"/>
          </w:tcPr>
          <w:p w14:paraId="03C9098F" w14:textId="77777777" w:rsidR="000A7E31" w:rsidRDefault="00000000">
            <w:pPr>
              <w:jc w:val="center"/>
            </w:pPr>
            <w:r>
              <w:t>50%</w:t>
            </w:r>
          </w:p>
        </w:tc>
        <w:tc>
          <w:tcPr>
            <w:tcW w:w="285" w:type="pct"/>
            <w:tcBorders>
              <w:top w:val="none" w:sz="4" w:space="0" w:color="000000"/>
              <w:left w:val="none" w:sz="4" w:space="0" w:color="000000"/>
              <w:bottom w:val="single" w:sz="4" w:space="0" w:color="auto"/>
              <w:right w:val="none" w:sz="4" w:space="0" w:color="000000"/>
            </w:tcBorders>
            <w:vAlign w:val="center"/>
          </w:tcPr>
          <w:p w14:paraId="52805557" w14:textId="77777777" w:rsidR="000A7E31" w:rsidRDefault="00000000">
            <w:pPr>
              <w:jc w:val="center"/>
            </w:pPr>
            <w:r>
              <w:t>10%</w:t>
            </w:r>
          </w:p>
        </w:tc>
        <w:tc>
          <w:tcPr>
            <w:tcW w:w="293" w:type="pct"/>
            <w:tcBorders>
              <w:top w:val="none" w:sz="4" w:space="0" w:color="000000"/>
              <w:left w:val="none" w:sz="4" w:space="0" w:color="000000"/>
              <w:bottom w:val="single" w:sz="4" w:space="0" w:color="auto"/>
              <w:right w:val="none" w:sz="4" w:space="0" w:color="000000"/>
            </w:tcBorders>
            <w:vAlign w:val="center"/>
          </w:tcPr>
          <w:p w14:paraId="2056D2C2" w14:textId="77777777" w:rsidR="000A7E31" w:rsidRDefault="00000000">
            <w:pPr>
              <w:jc w:val="center"/>
            </w:pPr>
            <w:r>
              <w:t>20%</w:t>
            </w:r>
          </w:p>
        </w:tc>
        <w:tc>
          <w:tcPr>
            <w:tcW w:w="324" w:type="pct"/>
            <w:tcBorders>
              <w:top w:val="none" w:sz="4" w:space="0" w:color="000000"/>
              <w:left w:val="none" w:sz="4" w:space="0" w:color="000000"/>
              <w:bottom w:val="single" w:sz="4" w:space="0" w:color="auto"/>
              <w:right w:val="none" w:sz="4" w:space="0" w:color="000000"/>
            </w:tcBorders>
            <w:vAlign w:val="center"/>
          </w:tcPr>
          <w:p w14:paraId="3DE02263" w14:textId="77777777" w:rsidR="000A7E31" w:rsidRDefault="00000000">
            <w:pPr>
              <w:jc w:val="center"/>
            </w:pPr>
            <w:r>
              <w:t>20%</w:t>
            </w:r>
          </w:p>
        </w:tc>
        <w:tc>
          <w:tcPr>
            <w:tcW w:w="325" w:type="pct"/>
            <w:tcBorders>
              <w:top w:val="none" w:sz="4" w:space="0" w:color="000000"/>
              <w:left w:val="none" w:sz="4" w:space="0" w:color="000000"/>
              <w:bottom w:val="none" w:sz="4" w:space="0" w:color="000000"/>
              <w:right w:val="none" w:sz="4" w:space="0" w:color="000000"/>
            </w:tcBorders>
          </w:tcPr>
          <w:p w14:paraId="5A93F57F" w14:textId="77777777" w:rsidR="000A7E31" w:rsidRDefault="000A7E31">
            <w:pPr>
              <w:jc w:val="center"/>
            </w:pPr>
          </w:p>
        </w:tc>
      </w:tr>
    </w:tbl>
    <w:p w14:paraId="59753D3F" w14:textId="77777777" w:rsidR="000A7E31" w:rsidRDefault="00000000">
      <w:pPr>
        <w:pStyle w:val="Caption"/>
      </w:pPr>
      <w:bookmarkStart w:id="135" w:name="_Ref199338420"/>
      <w:r>
        <w:rPr>
          <w:b/>
          <w:bCs/>
        </w:rPr>
        <w:t>Table S</w:t>
      </w:r>
      <w:r>
        <w:rPr>
          <w:b/>
          <w:bCs/>
        </w:rPr>
        <w:fldChar w:fldCharType="begin"/>
      </w:r>
      <w:r>
        <w:rPr>
          <w:b/>
          <w:bCs/>
        </w:rPr>
        <w:instrText xml:space="preserve"> SEQ Table_S \* ARABIC </w:instrText>
      </w:r>
      <w:r>
        <w:rPr>
          <w:b/>
          <w:bCs/>
        </w:rPr>
        <w:fldChar w:fldCharType="separate"/>
      </w:r>
      <w:r>
        <w:rPr>
          <w:b/>
          <w:bCs/>
        </w:rPr>
        <w:t>6</w:t>
      </w:r>
      <w:r>
        <w:rPr>
          <w:b/>
          <w:bCs/>
        </w:rPr>
        <w:fldChar w:fldCharType="end"/>
      </w:r>
      <w:bookmarkEnd w:id="135"/>
      <w:r>
        <w:t>. Phenotype-agnostic simulation model parameters. “2xAM”=bivariate cross-trait assortative mating, “5xAM”=5-variate cross-trait assortative mating, “RM”=random mating, “VT”=vertical transmission, “G</w:t>
      </w:r>
      <w:r>
        <w:rPr>
          <w:rStyle w:val="box"/>
        </w:rPr>
        <w:t>×</w:t>
      </w:r>
      <w:r>
        <w:t xml:space="preserve">E”=gene-environment interaction, “num.”=number, “x-mate corr.”=cross-mate correlation, “var.”=variance. </w:t>
      </w:r>
      <w:r>
        <w:rPr>
          <w:rFonts w:asciiTheme="majorHAnsi" w:hAnsiTheme="majorHAnsi" w:cstheme="majorHAnsi"/>
          <w:vertAlign w:val="superscript"/>
        </w:rPr>
        <w:t>*</w:t>
      </w:r>
      <w:r>
        <w:t xml:space="preserve">See Figures 1c – 1e. </w:t>
      </w:r>
      <w:r>
        <w:rPr>
          <w:rFonts w:asciiTheme="majorHAnsi" w:hAnsiTheme="majorHAnsi" w:cstheme="majorHAnsi"/>
          <w:vertAlign w:val="superscript"/>
        </w:rPr>
        <w:t>†</w:t>
      </w:r>
      <w:r>
        <w:t xml:space="preserve">See Figure 3. </w:t>
      </w:r>
      <w:r>
        <w:rPr>
          <w:sz w:val="22"/>
          <w:szCs w:val="22"/>
          <w:vertAlign w:val="superscript"/>
        </w:rPr>
        <w:t>⁑</w:t>
      </w:r>
      <w:r>
        <w:t xml:space="preserve">See Supplemental Figures </w:t>
      </w:r>
      <w:r>
        <w:fldChar w:fldCharType="begin"/>
      </w:r>
      <w:r>
        <w:instrText xml:space="preserve"> REF _Ref165990135 \h  \* MERGEFORMAT </w:instrText>
      </w:r>
      <w:r>
        <w:fldChar w:fldCharType="separate"/>
      </w:r>
      <w:r>
        <w:t>S8</w:t>
      </w:r>
      <w:r>
        <w:fldChar w:fldCharType="end"/>
      </w:r>
      <w:r>
        <w:t>-</w:t>
      </w:r>
      <w:r>
        <w:fldChar w:fldCharType="begin"/>
      </w:r>
      <w:r>
        <w:instrText xml:space="preserve"> REF _Ref165990156 \h  \* MERGEFORMAT </w:instrText>
      </w:r>
      <w:r>
        <w:fldChar w:fldCharType="separate"/>
      </w:r>
      <w:r>
        <w:t>S10</w:t>
      </w:r>
      <w:r>
        <w:fldChar w:fldCharType="end"/>
      </w:r>
      <w:r>
        <w:t xml:space="preserve">. </w:t>
      </w:r>
      <w:r>
        <w:rPr>
          <w:rFonts w:asciiTheme="majorHAnsi" w:hAnsiTheme="majorHAnsi" w:cstheme="majorHAnsi"/>
          <w:vertAlign w:val="superscript"/>
        </w:rPr>
        <w:t>‡</w:t>
      </w:r>
      <w:r>
        <w:t xml:space="preserve">See Supplemental Figures </w:t>
      </w:r>
      <w:r>
        <w:fldChar w:fldCharType="begin"/>
      </w:r>
      <w:r>
        <w:instrText xml:space="preserve"> REF _Ref179913389 \h  \* MERGEFORMAT </w:instrText>
      </w:r>
      <w:r>
        <w:fldChar w:fldCharType="separate"/>
      </w:r>
      <w:r>
        <w:t>S12</w:t>
      </w:r>
      <w:r>
        <w:fldChar w:fldCharType="end"/>
      </w:r>
      <w:r>
        <w:t>-</w:t>
      </w:r>
      <w:r>
        <w:fldChar w:fldCharType="begin"/>
      </w:r>
      <w:r>
        <w:instrText xml:space="preserve"> REF _Ref173246896 \h  \* MERGEFORMAT </w:instrText>
      </w:r>
      <w:r>
        <w:fldChar w:fldCharType="separate"/>
      </w:r>
      <w:r>
        <w:t>S15</w:t>
      </w:r>
      <w:r>
        <w:fldChar w:fldCharType="end"/>
      </w:r>
      <w:r>
        <w:t>.</w:t>
      </w:r>
    </w:p>
    <w:sectPr w:rsidR="000A7E31">
      <w:pgSz w:w="12240" w:h="15840"/>
      <w:pgMar w:top="144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92279" w14:textId="77777777" w:rsidR="00501DF6" w:rsidRDefault="00501DF6">
      <w:pPr>
        <w:spacing w:after="0" w:line="240" w:lineRule="auto"/>
      </w:pPr>
      <w:r>
        <w:separator/>
      </w:r>
    </w:p>
  </w:endnote>
  <w:endnote w:type="continuationSeparator" w:id="0">
    <w:p w14:paraId="72E842C4" w14:textId="77777777" w:rsidR="00501DF6" w:rsidRDefault="00501D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ource Code Pro">
    <w:charset w:val="00"/>
    <w:family w:val="modern"/>
    <w:pitch w:val="fixed"/>
    <w:sig w:usb0="200002F7" w:usb1="020038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6D42C" w14:textId="77777777" w:rsidR="00501DF6" w:rsidRDefault="00501DF6">
      <w:pPr>
        <w:spacing w:after="0" w:line="240" w:lineRule="auto"/>
      </w:pPr>
      <w:r>
        <w:separator/>
      </w:r>
    </w:p>
  </w:footnote>
  <w:footnote w:type="continuationSeparator" w:id="0">
    <w:p w14:paraId="7786DA81" w14:textId="77777777" w:rsidR="00501DF6" w:rsidRDefault="00501D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16137"/>
    <w:multiLevelType w:val="multilevel"/>
    <w:tmpl w:val="9342E32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E4B7E73"/>
    <w:multiLevelType w:val="multilevel"/>
    <w:tmpl w:val="93C69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7D1B7C"/>
    <w:multiLevelType w:val="multilevel"/>
    <w:tmpl w:val="CD748FF4"/>
    <w:lvl w:ilvl="0">
      <w:start w:val="1"/>
      <w:numFmt w:val="decimal"/>
      <w:lvlText w:val="%1."/>
      <w:lvlJc w:val="left"/>
      <w:pPr>
        <w:ind w:left="1440" w:hanging="360"/>
      </w:pPr>
    </w:lvl>
    <w:lvl w:ilvl="1">
      <w:start w:val="1"/>
      <w:numFmt w:val="decimal"/>
      <w:lvlText w:val="%2."/>
      <w:lvlJc w:val="left"/>
      <w:pPr>
        <w:ind w:left="1440" w:hanging="360"/>
      </w:pPr>
    </w:lvl>
    <w:lvl w:ilvl="2">
      <w:start w:val="1"/>
      <w:numFmt w:val="decimal"/>
      <w:lvlText w:val="%3."/>
      <w:lvlJc w:val="left"/>
      <w:pPr>
        <w:ind w:left="1440" w:hanging="360"/>
      </w:pPr>
    </w:lvl>
    <w:lvl w:ilvl="3">
      <w:start w:val="1"/>
      <w:numFmt w:val="decimal"/>
      <w:lvlText w:val="%4."/>
      <w:lvlJc w:val="left"/>
      <w:pPr>
        <w:ind w:left="1440" w:hanging="360"/>
      </w:pPr>
    </w:lvl>
    <w:lvl w:ilvl="4">
      <w:start w:val="1"/>
      <w:numFmt w:val="decimal"/>
      <w:lvlText w:val="%5."/>
      <w:lvlJc w:val="left"/>
      <w:pPr>
        <w:ind w:left="1440" w:hanging="360"/>
      </w:pPr>
    </w:lvl>
    <w:lvl w:ilvl="5">
      <w:start w:val="1"/>
      <w:numFmt w:val="decimal"/>
      <w:lvlText w:val="%6."/>
      <w:lvlJc w:val="left"/>
      <w:pPr>
        <w:ind w:left="1440" w:hanging="360"/>
      </w:pPr>
    </w:lvl>
    <w:lvl w:ilvl="6">
      <w:start w:val="1"/>
      <w:numFmt w:val="decimal"/>
      <w:lvlText w:val="%7."/>
      <w:lvlJc w:val="left"/>
      <w:pPr>
        <w:ind w:left="1440" w:hanging="360"/>
      </w:pPr>
    </w:lvl>
    <w:lvl w:ilvl="7">
      <w:start w:val="1"/>
      <w:numFmt w:val="decimal"/>
      <w:lvlText w:val="%8."/>
      <w:lvlJc w:val="left"/>
      <w:pPr>
        <w:ind w:left="1440" w:hanging="360"/>
      </w:pPr>
    </w:lvl>
    <w:lvl w:ilvl="8">
      <w:start w:val="1"/>
      <w:numFmt w:val="decimal"/>
      <w:lvlText w:val="%9."/>
      <w:lvlJc w:val="left"/>
      <w:pPr>
        <w:ind w:left="1440" w:hanging="360"/>
      </w:pPr>
    </w:lvl>
  </w:abstractNum>
  <w:abstractNum w:abstractNumId="3" w15:restartNumberingAfterBreak="0">
    <w:nsid w:val="25C5408E"/>
    <w:multiLevelType w:val="multilevel"/>
    <w:tmpl w:val="9FBEC036"/>
    <w:lvl w:ilvl="0">
      <w:start w:val="1"/>
      <w:numFmt w:val="bullet"/>
      <w:lvlText w:val="-"/>
      <w:lvlJc w:val="left"/>
      <w:pPr>
        <w:ind w:left="720" w:hanging="360"/>
      </w:pPr>
      <w:rPr>
        <w:rFonts w:ascii="Times New Roman" w:eastAsia="Arial"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36A397F"/>
    <w:multiLevelType w:val="multilevel"/>
    <w:tmpl w:val="1AC439A0"/>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5" w15:restartNumberingAfterBreak="0">
    <w:nsid w:val="5B5B723B"/>
    <w:multiLevelType w:val="multilevel"/>
    <w:tmpl w:val="2B3645A8"/>
    <w:lvl w:ilvl="0">
      <w:start w:val="1"/>
      <w:numFmt w:val="bullet"/>
      <w:lvlText w:val="-"/>
      <w:lvlJc w:val="left"/>
      <w:pPr>
        <w:ind w:left="720" w:hanging="360"/>
      </w:pPr>
      <w:rPr>
        <w:rFonts w:ascii="Times New Roman" w:eastAsia="Arial"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619D1DD3"/>
    <w:multiLevelType w:val="multilevel"/>
    <w:tmpl w:val="A6EAED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6076720"/>
    <w:multiLevelType w:val="multilevel"/>
    <w:tmpl w:val="169A79E2"/>
    <w:lvl w:ilvl="0">
      <w:start w:val="1"/>
      <w:numFmt w:val="bullet"/>
      <w:lvlText w:val="-"/>
      <w:lvlJc w:val="left"/>
      <w:pPr>
        <w:ind w:left="1080" w:hanging="360"/>
      </w:pPr>
      <w:rPr>
        <w:rFonts w:ascii="Times New Roman" w:eastAsia="Arial"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 w15:restartNumberingAfterBreak="0">
    <w:nsid w:val="67754AA2"/>
    <w:multiLevelType w:val="multilevel"/>
    <w:tmpl w:val="EDEAC09A"/>
    <w:lvl w:ilvl="0">
      <w:start w:val="1"/>
      <w:numFmt w:val="decimal"/>
      <w:lvlText w:val="%1."/>
      <w:lvlJc w:val="left"/>
      <w:pPr>
        <w:ind w:left="720" w:hanging="360"/>
      </w:pPr>
    </w:lvl>
    <w:lvl w:ilvl="1">
      <w:start w:val="1"/>
      <w:numFmt w:val="decimal"/>
      <w:lvlText w:val="%2."/>
      <w:lvlJc w:val="left"/>
      <w:pPr>
        <w:ind w:left="720" w:hanging="360"/>
      </w:pPr>
    </w:lvl>
    <w:lvl w:ilvl="2">
      <w:start w:val="1"/>
      <w:numFmt w:val="decimal"/>
      <w:lvlText w:val="%3."/>
      <w:lvlJc w:val="left"/>
      <w:pPr>
        <w:ind w:left="720" w:hanging="360"/>
      </w:pPr>
    </w:lvl>
    <w:lvl w:ilvl="3">
      <w:start w:val="1"/>
      <w:numFmt w:val="decimal"/>
      <w:lvlText w:val="%4."/>
      <w:lvlJc w:val="left"/>
      <w:pPr>
        <w:ind w:left="720" w:hanging="360"/>
      </w:pPr>
    </w:lvl>
    <w:lvl w:ilvl="4">
      <w:start w:val="1"/>
      <w:numFmt w:val="decimal"/>
      <w:lvlText w:val="%5."/>
      <w:lvlJc w:val="left"/>
      <w:pPr>
        <w:ind w:left="720" w:hanging="360"/>
      </w:pPr>
    </w:lvl>
    <w:lvl w:ilvl="5">
      <w:start w:val="1"/>
      <w:numFmt w:val="decimal"/>
      <w:lvlText w:val="%6."/>
      <w:lvlJc w:val="left"/>
      <w:pPr>
        <w:ind w:left="720" w:hanging="360"/>
      </w:pPr>
    </w:lvl>
    <w:lvl w:ilvl="6">
      <w:start w:val="1"/>
      <w:numFmt w:val="decimal"/>
      <w:lvlText w:val="%7."/>
      <w:lvlJc w:val="left"/>
      <w:pPr>
        <w:ind w:left="720" w:hanging="360"/>
      </w:pPr>
    </w:lvl>
    <w:lvl w:ilvl="7">
      <w:start w:val="1"/>
      <w:numFmt w:val="decimal"/>
      <w:lvlText w:val="%8."/>
      <w:lvlJc w:val="left"/>
      <w:pPr>
        <w:ind w:left="720" w:hanging="360"/>
      </w:pPr>
    </w:lvl>
    <w:lvl w:ilvl="8">
      <w:start w:val="1"/>
      <w:numFmt w:val="decimal"/>
      <w:lvlText w:val="%9."/>
      <w:lvlJc w:val="left"/>
      <w:pPr>
        <w:ind w:left="720" w:hanging="360"/>
      </w:pPr>
    </w:lvl>
  </w:abstractNum>
  <w:abstractNum w:abstractNumId="9" w15:restartNumberingAfterBreak="0">
    <w:nsid w:val="761D75AB"/>
    <w:multiLevelType w:val="multilevel"/>
    <w:tmpl w:val="022A614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46217491">
    <w:abstractNumId w:val="1"/>
  </w:num>
  <w:num w:numId="2" w16cid:durableId="1066882828">
    <w:abstractNumId w:val="5"/>
  </w:num>
  <w:num w:numId="3" w16cid:durableId="173809204">
    <w:abstractNumId w:val="3"/>
  </w:num>
  <w:num w:numId="4" w16cid:durableId="620847137">
    <w:abstractNumId w:val="7"/>
  </w:num>
  <w:num w:numId="5" w16cid:durableId="2018968846">
    <w:abstractNumId w:val="9"/>
  </w:num>
  <w:num w:numId="6" w16cid:durableId="2069574010">
    <w:abstractNumId w:val="0"/>
  </w:num>
  <w:num w:numId="7" w16cid:durableId="1466310612">
    <w:abstractNumId w:val="2"/>
  </w:num>
  <w:num w:numId="8" w16cid:durableId="1190023419">
    <w:abstractNumId w:val="8"/>
  </w:num>
  <w:num w:numId="9" w16cid:durableId="2523268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6277335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chard border">
    <w15:presenceInfo w15:providerId="None" w15:userId="richard bord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E31"/>
    <w:rsid w:val="000122A0"/>
    <w:rsid w:val="000A7E31"/>
    <w:rsid w:val="00105EB7"/>
    <w:rsid w:val="0017136E"/>
    <w:rsid w:val="002A0C64"/>
    <w:rsid w:val="002B7EA7"/>
    <w:rsid w:val="003D538C"/>
    <w:rsid w:val="004B2EDD"/>
    <w:rsid w:val="00501DF6"/>
    <w:rsid w:val="005411CA"/>
    <w:rsid w:val="00584360"/>
    <w:rsid w:val="007C3321"/>
    <w:rsid w:val="00874275"/>
    <w:rsid w:val="008E38D1"/>
    <w:rsid w:val="00973159"/>
    <w:rsid w:val="009D7869"/>
    <w:rsid w:val="00AD2167"/>
    <w:rsid w:val="00B511FE"/>
    <w:rsid w:val="00BC0EF9"/>
    <w:rsid w:val="00CB4905"/>
    <w:rsid w:val="00CF436F"/>
    <w:rsid w:val="00E30A6C"/>
    <w:rsid w:val="00F05134"/>
    <w:rsid w:val="00FE6614"/>
    <w:rsid w:val="00FF2E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EDE2E"/>
  <w15:docId w15:val="{D3E1BD1D-5D0E-4847-951C-8FEA58463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n-US" w:bidi="ar-SA"/>
      </w:rPr>
    </w:rPrDefault>
    <w:pPrDefault>
      <w:pPr>
        <w:spacing w:before="180" w:after="180" w:line="276" w:lineRule="auto"/>
        <w:ind w:left="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before="0"/>
      <w:ind w:left="0"/>
    </w:pPr>
    <w:rPr>
      <w:rFonts w:ascii="Times New Roman" w:hAnsi="Times New Roman" w:cs="Times New Roman"/>
      <w:sz w:val="22"/>
      <w:szCs w:val="22"/>
    </w:rPr>
  </w:style>
  <w:style w:type="paragraph" w:styleId="Heading1">
    <w:name w:val="heading 1"/>
    <w:basedOn w:val="Normal"/>
    <w:next w:val="Normal"/>
    <w:link w:val="Heading1Char"/>
    <w:uiPriority w:val="9"/>
    <w:qFormat/>
    <w:pPr>
      <w:keepNext/>
      <w:keepLines/>
      <w:spacing w:before="200" w:after="0"/>
      <w:outlineLvl w:val="0"/>
    </w:pPr>
    <w:rPr>
      <w:b/>
    </w:rPr>
  </w:style>
  <w:style w:type="paragraph" w:styleId="Heading2">
    <w:name w:val="heading 2"/>
    <w:basedOn w:val="Normal"/>
    <w:next w:val="Normal"/>
    <w:link w:val="Heading2Char"/>
    <w:uiPriority w:val="9"/>
    <w:unhideWhenUsed/>
    <w:qFormat/>
    <w:pPr>
      <w:keepNext/>
      <w:keepLines/>
      <w:spacing w:before="200" w:after="0"/>
      <w:outlineLvl w:val="1"/>
    </w:pPr>
    <w:rPr>
      <w:b/>
      <w:i/>
      <w:iCs/>
    </w:rPr>
  </w:style>
  <w:style w:type="paragraph" w:styleId="Heading3">
    <w:name w:val="heading 3"/>
    <w:basedOn w:val="Normal"/>
    <w:next w:val="Normal"/>
    <w:link w:val="Heading3Char"/>
    <w:uiPriority w:val="9"/>
    <w:unhideWhenUsed/>
    <w:qFormat/>
    <w:pPr>
      <w:keepNext/>
      <w:keepLines/>
      <w:spacing w:before="200" w:after="0"/>
      <w:ind w:left="360" w:hanging="360"/>
      <w:outlineLvl w:val="2"/>
    </w:pPr>
    <w:rPr>
      <w:bCs/>
      <w:i/>
      <w:iCs/>
    </w:rPr>
  </w:style>
  <w:style w:type="paragraph" w:styleId="Heading4">
    <w:name w:val="heading 4"/>
    <w:basedOn w:val="Normal"/>
    <w:next w:val="Normal"/>
    <w:link w:val="Heading4Char"/>
    <w:uiPriority w:val="9"/>
    <w:unhideWhenUsed/>
    <w:qFormat/>
    <w:pPr>
      <w:keepNext/>
      <w:keepLines/>
      <w:spacing w:before="200" w:after="0"/>
      <w:ind w:left="2160" w:hanging="360"/>
      <w:outlineLvl w:val="3"/>
    </w:pPr>
    <w:rPr>
      <w:b/>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i/>
      <w:color w:val="4F81BD"/>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color w:val="4F81BD"/>
    </w:rPr>
  </w:style>
  <w:style w:type="paragraph" w:styleId="Heading7">
    <w:name w:val="heading 7"/>
    <w:basedOn w:val="Normal"/>
    <w:next w:val="Normal"/>
    <w:link w:val="Heading7Char"/>
    <w:uiPriority w:val="9"/>
    <w:unhideWhenUsed/>
    <w:qFormat/>
    <w:pPr>
      <w:keepNext/>
      <w:keepLines/>
      <w:spacing w:before="40" w:after="0"/>
      <w:outlineLvl w:val="6"/>
    </w:pPr>
    <w:rPr>
      <w:rFonts w:ascii="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hAnsi="Arial" w:cs="Arial"/>
      <w:i/>
      <w:iCs/>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lang w:val="en-U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lang w:val="en-US"/>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lang w:val="en-US"/>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lang w:val="en-US"/>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lang w:val="en-US"/>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lang w:val="en-US"/>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lang w:val="en-US"/>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lang w:val="en-U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lang w:val="en-US"/>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lang w:val="en-US"/>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lang w:val="en-US"/>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lang w:val="en-US"/>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lang w:val="en-US"/>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lang w:val="en-US"/>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itle">
    <w:name w:val="Title"/>
    <w:basedOn w:val="Subtitle"/>
    <w:next w:val="Normal"/>
    <w:link w:val="TitleChar"/>
    <w:uiPriority w:val="10"/>
    <w:qFormat/>
    <w:pPr>
      <w:spacing w:before="200"/>
    </w:pPr>
    <w:rPr>
      <w:rFonts w:ascii="Times New Roman" w:hAnsi="Times New Roman" w:cs="Times New Roman"/>
      <w:color w:val="auto"/>
      <w:sz w:val="24"/>
      <w:szCs w:val="24"/>
    </w:rPr>
  </w:style>
  <w:style w:type="paragraph" w:styleId="Subtitle">
    <w:name w:val="Subtitle"/>
    <w:basedOn w:val="Normal"/>
    <w:next w:val="Normal"/>
    <w:link w:val="SubtitleChar"/>
    <w:uiPriority w:val="11"/>
    <w:qFormat/>
    <w:pPr>
      <w:keepNext/>
      <w:keepLines/>
      <w:spacing w:before="240" w:after="240"/>
      <w:jc w:val="center"/>
    </w:pPr>
    <w:rPr>
      <w:rFonts w:ascii="Calibri" w:eastAsia="Calibri" w:hAnsi="Calibri" w:cs="Calibri"/>
      <w:b/>
      <w:color w:val="335B8A"/>
      <w:sz w:val="30"/>
      <w:szCs w:val="30"/>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aption">
    <w:name w:val="caption"/>
    <w:basedOn w:val="Normal"/>
    <w:next w:val="Normal"/>
    <w:uiPriority w:val="35"/>
    <w:unhideWhenUsed/>
    <w:qFormat/>
    <w:pPr>
      <w:spacing w:after="200" w:line="240" w:lineRule="auto"/>
      <w:outlineLvl w:val="2"/>
    </w:pPr>
    <w:rPr>
      <w:i/>
      <w:iCs/>
      <w:sz w:val="20"/>
      <w:szCs w:val="20"/>
    </w:rPr>
  </w:style>
  <w:style w:type="character" w:styleId="PlaceholderText">
    <w:name w:val="Placeholder Text"/>
    <w:basedOn w:val="DefaultParagraphFont"/>
    <w:uiPriority w:val="99"/>
    <w:semiHidden/>
    <w:rPr>
      <w:color w:val="808080"/>
    </w:rPr>
  </w:style>
  <w:style w:type="paragraph" w:styleId="Bibliography">
    <w:name w:val="Bibliography"/>
    <w:basedOn w:val="Normal"/>
    <w:next w:val="Normal"/>
    <w:uiPriority w:val="37"/>
    <w:unhideWhenUsed/>
    <w:pPr>
      <w:tabs>
        <w:tab w:val="left" w:pos="504"/>
      </w:tabs>
      <w:spacing w:after="240" w:line="240" w:lineRule="auto"/>
      <w:ind w:left="504" w:hanging="504"/>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Revision">
    <w:name w:val="Revision"/>
    <w:hidden/>
    <w:uiPriority w:val="99"/>
    <w:semiHidden/>
    <w:pPr>
      <w:spacing w:before="0" w:after="0" w:line="240" w:lineRule="auto"/>
      <w:ind w:left="0"/>
      <w:jc w:val="left"/>
    </w:pPr>
  </w:style>
  <w:style w:type="character" w:customStyle="1" w:styleId="box">
    <w:name w:val="box"/>
    <w:basedOn w:val="DefaultParagraphFont"/>
  </w:style>
  <w:style w:type="character" w:customStyle="1" w:styleId="hgkelc">
    <w:name w:val="hgkelc"/>
    <w:basedOn w:val="DefaultParagraphFont"/>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lang w:val="en-US"/>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lang w:val="en-US"/>
    </w:rPr>
  </w:style>
  <w:style w:type="character" w:styleId="Hyperlink">
    <w:name w:val="Hyperlink"/>
    <w:basedOn w:val="DefaultParagraphFont"/>
    <w:uiPriority w:val="99"/>
    <w:unhideWhenUsed/>
    <w:rPr>
      <w:color w:val="0000FF"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paragraph" w:styleId="BodyText">
    <w:name w:val="Body Text"/>
    <w:basedOn w:val="Normal"/>
    <w:link w:val="BodyTextChar"/>
    <w:qFormat/>
    <w:pPr>
      <w:spacing w:line="240" w:lineRule="auto"/>
      <w:jc w:val="left"/>
    </w:pPr>
    <w:rPr>
      <w:rFonts w:asciiTheme="minorHAnsi" w:eastAsiaTheme="minorHAnsi" w:hAnsiTheme="minorHAnsi" w:cstheme="minorBidi"/>
      <w:lang w:val="en-US"/>
    </w:rPr>
  </w:style>
  <w:style w:type="character" w:customStyle="1" w:styleId="BodyTextChar">
    <w:name w:val="Body Text Char"/>
    <w:basedOn w:val="DefaultParagraphFont"/>
    <w:link w:val="BodyText"/>
    <w:rPr>
      <w:rFonts w:asciiTheme="minorHAnsi" w:eastAsiaTheme="minorHAnsi" w:hAnsiTheme="minorHAnsi" w:cstheme="minorBidi"/>
      <w:sz w:val="24"/>
      <w:szCs w:val="24"/>
      <w:lang w:val="en-US"/>
    </w:rPr>
  </w:style>
  <w:style w:type="paragraph" w:customStyle="1" w:styleId="FirstParagraph">
    <w:name w:val="First Paragraph"/>
    <w:basedOn w:val="BodyText"/>
    <w:next w:val="BodyText"/>
    <w:qFormat/>
  </w:style>
  <w:style w:type="character" w:customStyle="1" w:styleId="VerbatimChar">
    <w:name w:val="Verbatim Char"/>
    <w:basedOn w:val="DefaultParagraphFont"/>
    <w:link w:val="SourceCode"/>
    <w:rPr>
      <w:rFonts w:ascii="Consolas" w:hAnsi="Consolas"/>
      <w:sz w:val="22"/>
    </w:rPr>
  </w:style>
  <w:style w:type="paragraph" w:customStyle="1" w:styleId="SourceCode">
    <w:name w:val="Source Code"/>
    <w:basedOn w:val="Normal"/>
    <w:link w:val="VerbatimChar"/>
    <w:pPr>
      <w:spacing w:after="200" w:line="240" w:lineRule="auto"/>
      <w:jc w:val="left"/>
    </w:pPr>
    <w:rPr>
      <w:rFonts w:ascii="Consolas" w:hAnsi="Consolas" w:cs="Arial"/>
      <w:szCs w:val="20"/>
    </w:rPr>
  </w:style>
  <w:style w:type="paragraph" w:styleId="TOCHeading">
    <w:name w:val="TOC Heading"/>
    <w:basedOn w:val="Heading1"/>
    <w:next w:val="Normal"/>
    <w:uiPriority w:val="39"/>
    <w:unhideWhenUsed/>
    <w:qFormat/>
    <w:pPr>
      <w:spacing w:before="240" w:line="259" w:lineRule="auto"/>
      <w:jc w:val="left"/>
      <w:outlineLvl w:val="9"/>
    </w:pPr>
    <w:rPr>
      <w:rFonts w:asciiTheme="majorHAnsi" w:eastAsiaTheme="majorEastAsia" w:hAnsiTheme="majorHAnsi" w:cstheme="majorBidi"/>
      <w:b w:val="0"/>
      <w:color w:val="365F91" w:themeColor="accent1" w:themeShade="BF"/>
      <w:sz w:val="32"/>
      <w:szCs w:val="32"/>
      <w:lang w:val="en-US"/>
    </w:rPr>
  </w:style>
  <w:style w:type="paragraph" w:styleId="TOC1">
    <w:name w:val="toc 1"/>
    <w:basedOn w:val="Normal"/>
    <w:next w:val="Normal"/>
    <w:uiPriority w:val="39"/>
    <w:unhideWhenUsed/>
    <w:pPr>
      <w:spacing w:after="0" w:line="240" w:lineRule="auto"/>
      <w:contextualSpacing/>
    </w:pPr>
  </w:style>
  <w:style w:type="paragraph" w:styleId="TOC2">
    <w:name w:val="toc 2"/>
    <w:basedOn w:val="Normal"/>
    <w:next w:val="Normal"/>
    <w:uiPriority w:val="39"/>
    <w:unhideWhenUsed/>
    <w:pPr>
      <w:spacing w:after="100"/>
      <w:ind w:left="240"/>
    </w:pPr>
  </w:style>
  <w:style w:type="paragraph" w:styleId="TOC3">
    <w:name w:val="toc 3"/>
    <w:basedOn w:val="Normal"/>
    <w:next w:val="Normal"/>
    <w:uiPriority w:val="39"/>
    <w:unhideWhenUsed/>
    <w:pPr>
      <w:spacing w:after="100"/>
      <w:ind w:left="480"/>
    </w:pPr>
  </w:style>
  <w:style w:type="table" w:styleId="TableGrid">
    <w:name w:val="Table Grid"/>
    <w:basedOn w:val="TableNormal"/>
    <w:uiPriority w:val="39"/>
    <w:pPr>
      <w:spacing w:before="0" w:after="0" w:line="240" w:lineRule="auto"/>
      <w:ind w:left="0"/>
      <w:jc w:val="left"/>
    </w:pPr>
    <w:rPr>
      <w:rFonts w:asciiTheme="minorHAnsi" w:eastAsiaTheme="minorEastAsia" w:hAnsiTheme="minorHAnsi" w:cstheme="minorBidi"/>
      <w:sz w:val="24"/>
      <w:szCs w:val="24"/>
      <w:lang w:val="en-US"/>
      <w14:ligatures w14:val="standardContextu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ind w:left="720"/>
      <w:contextualSpacing/>
    </w:pPr>
  </w:style>
  <w:style w:type="paragraph" w:styleId="TableofFigures">
    <w:name w:val="table of figures"/>
    <w:basedOn w:val="Normal"/>
    <w:next w:val="Normal"/>
    <w:uiPriority w:val="99"/>
    <w:unhideWhenUsed/>
    <w:pPr>
      <w:spacing w:after="0"/>
    </w:pPr>
  </w:style>
  <w:style w:type="paragraph" w:styleId="Quote">
    <w:name w:val="Quote"/>
    <w:basedOn w:val="Normal"/>
    <w:next w:val="Normal"/>
    <w:link w:val="QuoteChar"/>
    <w:uiPriority w:val="29"/>
    <w:qFormat/>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Pr>
      <w:rFonts w:ascii="Times New Roman" w:hAnsi="Times New Roman" w:cs="Times New Roman"/>
      <w:i/>
      <w:iCs/>
      <w:color w:val="404040" w:themeColor="text1" w:themeTint="BF"/>
      <w:sz w:val="24"/>
      <w:szCs w:val="24"/>
    </w:rPr>
  </w:style>
  <w:style w:type="character" w:customStyle="1" w:styleId="Heading3Char">
    <w:name w:val="Heading 3 Char"/>
    <w:basedOn w:val="DefaultParagraphFont"/>
    <w:link w:val="Heading3"/>
    <w:uiPriority w:val="9"/>
    <w:rPr>
      <w:rFonts w:ascii="Times New Roman" w:hAnsi="Times New Roman" w:cs="Times New Roman"/>
      <w:bCs/>
      <w:i/>
      <w:iCs/>
      <w:sz w:val="22"/>
      <w:szCs w:val="22"/>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imes New Roman" w:hAnsi="Times New Roman" w:cs="Times New Roman"/>
      <w:sz w:val="22"/>
      <w:szCs w:val="22"/>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Times New Roman" w:hAnsi="Times New Roman" w:cs="Times New Roman"/>
      <w:sz w:val="22"/>
      <w:szCs w:val="22"/>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rPr>
  </w:style>
  <w:style w:type="character" w:styleId="FootnoteReference">
    <w:name w:val="footnote reference"/>
    <w:basedOn w:val="DefaultParagraphFont"/>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8" Type="http://schemas.openxmlformats.org/officeDocument/2006/relationships/image" Target="media/image3.png"/><Relationship Id="rId26" Type="http://schemas.openxmlformats.org/officeDocument/2006/relationships/image" Target="media/image7.png"/><Relationship Id="rId39" Type="http://schemas.openxmlformats.org/officeDocument/2006/relationships/image" Target="media/image130.png"/><Relationship Id="rId21" Type="http://schemas.openxmlformats.org/officeDocument/2006/relationships/image" Target="media/image40.png"/><Relationship Id="rId34" Type="http://schemas.openxmlformats.org/officeDocument/2006/relationships/image" Target="media/image11.png"/><Relationship Id="rId42" Type="http://schemas.openxmlformats.org/officeDocument/2006/relationships/image" Target="media/image15.png"/><Relationship Id="rId47" Type="http://schemas.openxmlformats.org/officeDocument/2006/relationships/image" Target="media/image170.png"/><Relationship Id="rId50" Type="http://schemas.openxmlformats.org/officeDocument/2006/relationships/image" Target="media/image19.png"/><Relationship Id="rId55" Type="http://schemas.openxmlformats.org/officeDocument/2006/relationships/image" Target="media/image210.png"/><Relationship Id="rId63" Type="http://schemas.openxmlformats.org/officeDocument/2006/relationships/image" Target="media/image250.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4.png"/><Relationship Id="rId29" Type="http://schemas.openxmlformats.org/officeDocument/2006/relationships/image" Target="media/image80.png"/><Relationship Id="rId41" Type="http://schemas.openxmlformats.org/officeDocument/2006/relationships/image" Target="media/image140.png"/><Relationship Id="rId54" Type="http://schemas.openxmlformats.org/officeDocument/2006/relationships/image" Target="media/image21.png"/><Relationship Id="rId62"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amsportal.ukbiobank.ac.uk" TargetMode="External"/><Relationship Id="rId24" Type="http://schemas.openxmlformats.org/officeDocument/2006/relationships/image" Target="media/image6.png"/><Relationship Id="rId32" Type="http://schemas.openxmlformats.org/officeDocument/2006/relationships/image" Target="media/image10.png"/><Relationship Id="rId37" Type="http://schemas.openxmlformats.org/officeDocument/2006/relationships/image" Target="media/image120.png"/><Relationship Id="rId40" Type="http://schemas.openxmlformats.org/officeDocument/2006/relationships/image" Target="media/image14.png"/><Relationship Id="rId45" Type="http://schemas.openxmlformats.org/officeDocument/2006/relationships/image" Target="media/image160.png"/><Relationship Id="rId53" Type="http://schemas.openxmlformats.org/officeDocument/2006/relationships/image" Target="media/image200.png"/><Relationship Id="rId58" Type="http://schemas.openxmlformats.org/officeDocument/2006/relationships/image" Target="media/image23.png"/><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10.png"/><Relationship Id="rId23" Type="http://schemas.openxmlformats.org/officeDocument/2006/relationships/image" Target="media/image50.png"/><Relationship Id="rId28" Type="http://schemas.openxmlformats.org/officeDocument/2006/relationships/image" Target="media/image8.png"/><Relationship Id="rId36" Type="http://schemas.openxmlformats.org/officeDocument/2006/relationships/image" Target="media/image12.png"/><Relationship Id="rId49" Type="http://schemas.openxmlformats.org/officeDocument/2006/relationships/image" Target="media/image180.png"/><Relationship Id="rId57" Type="http://schemas.openxmlformats.org/officeDocument/2006/relationships/image" Target="media/image220.png"/><Relationship Id="rId61" Type="http://schemas.openxmlformats.org/officeDocument/2006/relationships/image" Target="media/image240.png"/><Relationship Id="rId10" Type="http://schemas.openxmlformats.org/officeDocument/2006/relationships/hyperlink" Target="https://github.com/border-lab/xftmanu_code_supplement" TargetMode="External"/><Relationship Id="rId19" Type="http://schemas.openxmlformats.org/officeDocument/2006/relationships/image" Target="media/image30.png"/><Relationship Id="rId31" Type="http://schemas.openxmlformats.org/officeDocument/2006/relationships/image" Target="media/image90.png"/><Relationship Id="rId44" Type="http://schemas.openxmlformats.org/officeDocument/2006/relationships/image" Target="media/image16.png"/><Relationship Id="rId52" Type="http://schemas.openxmlformats.org/officeDocument/2006/relationships/image" Target="media/image20.png"/><Relationship Id="rId60" Type="http://schemas.openxmlformats.org/officeDocument/2006/relationships/image" Target="media/image24.png"/><Relationship Id="rId65" Type="http://schemas.openxmlformats.org/officeDocument/2006/relationships/image" Target="media/image260.png"/><Relationship Id="rId4" Type="http://schemas.openxmlformats.org/officeDocument/2006/relationships/settings" Target="settings.xml"/><Relationship Id="rId9" Type="http://schemas.openxmlformats.org/officeDocument/2006/relationships/hyperlink" Target="https://xftsim.readthedocs.io" TargetMode="External"/><Relationship Id="rId22" Type="http://schemas.openxmlformats.org/officeDocument/2006/relationships/image" Target="media/image5.png"/><Relationship Id="rId27" Type="http://schemas.openxmlformats.org/officeDocument/2006/relationships/image" Target="media/image70.png"/><Relationship Id="rId30" Type="http://schemas.openxmlformats.org/officeDocument/2006/relationships/image" Target="media/image9.png"/><Relationship Id="rId35" Type="http://schemas.openxmlformats.org/officeDocument/2006/relationships/image" Target="media/image111.png"/><Relationship Id="rId43" Type="http://schemas.openxmlformats.org/officeDocument/2006/relationships/image" Target="media/image150.png"/><Relationship Id="rId48" Type="http://schemas.openxmlformats.org/officeDocument/2006/relationships/image" Target="media/image18.png"/><Relationship Id="rId56" Type="http://schemas.openxmlformats.org/officeDocument/2006/relationships/image" Target="media/image22.png"/><Relationship Id="rId64" Type="http://schemas.openxmlformats.org/officeDocument/2006/relationships/image" Target="media/image26.png"/><Relationship Id="rId8" Type="http://schemas.openxmlformats.org/officeDocument/2006/relationships/hyperlink" Target="https://github.com/border-lab/xftsim" TargetMode="External"/><Relationship Id="rId51" Type="http://schemas.openxmlformats.org/officeDocument/2006/relationships/image" Target="media/image190.png"/><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27.png"/><Relationship Id="rId25" Type="http://schemas.openxmlformats.org/officeDocument/2006/relationships/image" Target="media/image60.png"/><Relationship Id="rId33" Type="http://schemas.openxmlformats.org/officeDocument/2006/relationships/image" Target="media/image100.png"/><Relationship Id="rId38" Type="http://schemas.openxmlformats.org/officeDocument/2006/relationships/image" Target="media/image13.png"/><Relationship Id="rId46" Type="http://schemas.openxmlformats.org/officeDocument/2006/relationships/image" Target="media/image17.png"/><Relationship Id="rId59" Type="http://schemas.openxmlformats.org/officeDocument/2006/relationships/image" Target="media/image230.png"/><Relationship Id="rId6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54B9A2-D911-4FBF-ACCE-E3F100341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61</Pages>
  <Words>65284</Words>
  <Characters>381262</Characters>
  <Application>Microsoft Office Word</Application>
  <DocSecurity>0</DocSecurity>
  <Lines>5865</Lines>
  <Paragraphs>2375</Paragraphs>
  <ScaleCrop>false</ScaleCrop>
  <Company/>
  <LinksUpToDate>false</LinksUpToDate>
  <CharactersWithSpaces>444171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border</dc:creator>
  <cp:keywords/>
  <dc:description/>
  <cp:lastModifiedBy>richard border</cp:lastModifiedBy>
  <cp:revision>26</cp:revision>
  <dcterms:created xsi:type="dcterms:W3CDTF">2025-12-20T21:54:00Z</dcterms:created>
  <dcterms:modified xsi:type="dcterms:W3CDTF">2025-12-21T02:19:00Z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id="vvbWxtk6"/&gt;&lt;style id="http://www.zotero.org/styles/science" hasBibliography="1" bibliographyStyleHasBeenSet="1"/&gt;&lt;prefs&gt;&lt;pref name="fieldType" value="Field"/&gt;&lt;pref name="automaticJournalAbbreviat</vt:lpwstr>
  </property>
  <property fmtid="{D5CDD505-2E9C-101B-9397-08002B2CF9AE}" pid="3" name="ZOTERO_PREF_2">
    <vt:lpwstr>ions" value="true"/&gt;&lt;pref name="dontAskDelayCitationUpdates" value="true"/&gt;&lt;/prefs&gt;&lt;/data&gt;</vt:lpwstr>
  </property>
</Properties>
</file>